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40" w:lineRule="exact"/>
        <w:ind w:left="0" w:leftChars="0" w:right="0" w:rightChars="0"/>
        <w:jc w:val="both"/>
        <w:textAlignment w:val="auto"/>
        <w:outlineLvl w:val="9"/>
        <w:rPr>
          <w:ins w:id="0" w:author="马昌升" w:date="2026-06-26T09:07:07Z"/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附件1</w:t>
      </w:r>
    </w:p>
    <w:p>
      <w:pPr>
        <w:pStyle w:val="2"/>
        <w:rPr>
          <w:rFonts w:hint="default"/>
          <w:sz w:val="32"/>
          <w:szCs w:val="32"/>
          <w:lang w:val="en-US" w:eastAsia="zh-CN"/>
          <w:rPrChange w:id="1" w:author="马昌升" w:date="2026-06-26T09:07:17Z">
            <w:rPr>
              <w:rFonts w:hint="default"/>
              <w:lang w:val="en-US" w:eastAsia="zh-CN"/>
            </w:rPr>
          </w:rPrChange>
        </w:rPr>
      </w:pP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6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  <w:pPrChange w:id="2" w:author="马昌升" w:date="2026-06-26T09:07:29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color="auto" w:fill="FFFFFF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0" w:firstLineChars="0"/>
            <w:jc w:val="center"/>
            <w:textAlignment w:val="auto"/>
            <w:outlineLvl w:val="9"/>
          </w:pPr>
        </w:pPrChange>
      </w:pP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  <w:t>广西生态警务机制建设实施意见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6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  <w:rPrChange w:id="4" w:author="马昌升" w:date="2026-06-26T09:07:34Z">
            <w:rPr>
              <w:rFonts w:hint="default" w:ascii="Times New Roman" w:hAnsi="Times New Roman" w:eastAsia="仿宋_GB2312" w:cs="Times New Roman"/>
              <w:color w:val="auto"/>
              <w:sz w:val="32"/>
              <w:szCs w:val="32"/>
              <w:lang w:val="en-US" w:eastAsia="zh-CN"/>
            </w:rPr>
          </w:rPrChange>
        </w:rPr>
        <w:pPrChange w:id="3" w:author="马昌升" w:date="2026-06-26T09:07:29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color="auto" w:fill="FFFFFF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0" w:firstLineChars="0"/>
            <w:jc w:val="center"/>
            <w:textAlignment w:val="auto"/>
            <w:outlineLvl w:val="9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  <w:rPrChange w:id="5" w:author="马昌升" w:date="2026-06-26T09:07:34Z">
            <w:rPr>
              <w:rFonts w:hint="default" w:ascii="Times New Roman" w:hAnsi="Times New Roman" w:eastAsia="仿宋_GB2312" w:cs="Times New Roman"/>
              <w:color w:val="auto"/>
              <w:sz w:val="32"/>
              <w:szCs w:val="32"/>
              <w:lang w:eastAsia="zh-CN"/>
            </w:rPr>
          </w:rPrChange>
        </w:rPr>
        <w:t>（征求意见稿）</w:t>
      </w:r>
    </w:p>
    <w:p>
      <w:pPr>
        <w:pStyle w:val="5"/>
        <w:keepNext w:val="0"/>
        <w:keepLines w:val="0"/>
        <w:widowControl w:val="0"/>
        <w:suppressLineNumbers w:val="0"/>
        <w:autoSpaceDE/>
        <w:autoSpaceDN/>
        <w:spacing w:before="0" w:beforeAutospacing="0" w:after="0" w:afterAutospacing="0" w:line="240" w:lineRule="auto"/>
        <w:ind w:left="0" w:right="0" w:firstLine="640" w:firstLineChars="200"/>
        <w:jc w:val="both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</w:rPr>
        <w:pPrChange w:id="6" w:author="马昌升" w:date="2026-06-26T09:07:55Z">
          <w:pPr>
            <w:pStyle w:val="5"/>
            <w:keepNext w:val="0"/>
            <w:keepLines w:val="0"/>
            <w:widowControl/>
            <w:suppressLineNumbers w:val="0"/>
            <w:autoSpaceDE w:val="0"/>
            <w:autoSpaceDN/>
            <w:spacing w:before="0" w:beforeAutospacing="0" w:after="0" w:afterAutospacing="0" w:line="570" w:lineRule="atLeast"/>
            <w:ind w:left="0" w:right="0" w:firstLine="640"/>
            <w:jc w:val="left"/>
          </w:pPr>
        </w:pPrChange>
      </w:pP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  <w:pPrChange w:id="7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为深入贯彻落实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习近平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法治思想、习近平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生态文明思想及关于广西工作论述的重要要求，全面落实壮美广西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建设和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实现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公安工作现代化的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部署，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按照公安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  <w:rPrChange w:id="8" w:author="马昌升" w:date="2026-06-26T09:10:16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shd w:val="clear" w:color="auto" w:fill="FFFFFF"/>
              <w:lang w:eastAsia="zh-CN"/>
            </w:rPr>
          </w:rPrChange>
        </w:rPr>
        <w:t>部等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  <w:rPrChange w:id="9" w:author="马昌升" w:date="2026-06-26T09:10:16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shd w:val="clear" w:color="auto" w:fill="FFFFFF"/>
              <w:lang w:val="en-US" w:eastAsia="zh-CN"/>
            </w:rPr>
          </w:rPrChange>
        </w:rPr>
        <w:t>10部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委联合印发《关于加强生态警务机制建设的意见》的要求，在广西全面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建立公安机关牵头、相关部门联动的生态警务机制，现提出以下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实施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意见。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</w:rPr>
        <w:pPrChange w:id="10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黑体" w:hAnsi="黑体" w:eastAsia="黑体" w:cs="黑体"/>
          <w:color w:val="auto"/>
          <w:sz w:val="32"/>
          <w:szCs w:val="32"/>
          <w:shd w:val="clear" w:color="auto" w:fill="FFFFFF"/>
        </w:rPr>
        <w:t>一、</w:t>
      </w:r>
      <w:r>
        <w:rPr>
          <w:rFonts w:hint="eastAsia" w:ascii="黑体" w:hAnsi="黑体" w:eastAsia="黑体" w:cs="黑体"/>
          <w:color w:val="auto"/>
          <w:sz w:val="32"/>
          <w:szCs w:val="32"/>
          <w:shd w:val="clear" w:color="auto" w:fill="FFFFFF"/>
          <w:lang w:eastAsia="zh-CN"/>
        </w:rPr>
        <w:t>目标任务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pPrChange w:id="11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全面贯彻落实党的二十大和二十届历次全会精神，紧扣</w:t>
      </w:r>
      <w:del w:id="12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13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五个重大关系</w:t>
      </w:r>
      <w:del w:id="14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15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与</w:t>
      </w:r>
      <w:del w:id="16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17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两个最严</w:t>
      </w:r>
      <w:del w:id="18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19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要求，以《生态环境法典》实施为契机，统筹建好政治生态、自然生态</w:t>
      </w:r>
      <w:del w:id="20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1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两个生态</w:t>
      </w:r>
      <w:del w:id="22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3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，推动生态治理向</w:t>
      </w:r>
      <w:del w:id="24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5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法治良治</w:t>
      </w:r>
      <w:del w:id="26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7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历史性跨越。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立足广西作为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中国—东盟枢纽、珠江—西江引擎、西部陆海新通道走廊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的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三重坐标，将生态警务深度嵌入区域发展大局。聚焦涉重非采系统治理，做实</w:t>
      </w:r>
      <w:del w:id="28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9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后半篇文章</w:t>
      </w:r>
      <w:del w:id="30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1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，推动从</w:t>
      </w:r>
      <w:del w:id="32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3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单点打击</w:t>
      </w:r>
      <w:del w:id="34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5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向</w:t>
      </w:r>
      <w:del w:id="36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7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全链整治、生态修复、产业转型</w:t>
      </w:r>
      <w:del w:id="38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9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根本转变，实现资源型地区绿色重生；聚焦平陆运河世纪工程，构建全流域防护网，确保</w:t>
      </w:r>
      <w:del w:id="40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41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一江清水向南流</w:t>
      </w:r>
      <w:del w:id="42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43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，打造绿色平安样板；聚焦面向东盟跨境屏障，深化国际执法协作，严打跨境犯罪，筑牢陆海新通道生态支点。致力打造具有广西辨识度、全国示范性的</w:t>
      </w:r>
      <w:del w:id="44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45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打防治服</w:t>
      </w:r>
      <w:del w:id="46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47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一体化生态警务新模式，以高水平安全屏障支撑高质量发展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携手共建中国—东盟区域生态文明合作新典范，为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我国西部沿海沿江沿边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环境治理贡献</w:t>
      </w:r>
      <w:del w:id="48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49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广西方案</w:t>
      </w:r>
      <w:del w:id="50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51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pPrChange w:id="52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3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rPrChange w:id="53" w:author="马昌升" w:date="2026-06-26T09:10:04Z">
            <w:rPr>
              <w:rFonts w:hint="eastAsia" w:ascii="仿宋_GB2312" w:hAnsi="仿宋_GB2312" w:eastAsia="仿宋_GB2312" w:cs="仿宋_GB2312"/>
              <w:b/>
              <w:bCs/>
              <w:color w:val="auto"/>
              <w:sz w:val="32"/>
              <w:szCs w:val="32"/>
              <w:shd w:val="clear" w:color="auto" w:fill="FFFFFF"/>
            </w:rPr>
          </w:rPrChange>
        </w:rPr>
        <w:t>到2027年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</w:rPr>
        <w:t>，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以自治区涉重金属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环境安全隐患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排查整治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专项行动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收官为牵引，依托联勤机制强力推进生态修复与行业合规，实现由</w:t>
      </w:r>
      <w:del w:id="54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55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专项治标</w:t>
      </w:r>
      <w:del w:id="56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57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向</w:t>
      </w:r>
      <w:del w:id="58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59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制度治本</w:t>
      </w:r>
      <w:del w:id="60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61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跨越。同步建成生态警务基础体系，全区各市全面落实生态警长责任制，柳州、桂林、北海、防城港、钦州、河池、来宾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rPrChange w:id="62" w:author="马昌升" w:date="2026-06-26T09:18:34Z">
            <w:rPr>
              <w:rStyle w:val="8"/>
              <w:rFonts w:hint="eastAsia" w:ascii="仿宋_GB2312" w:hAnsi="仿宋_GB2312" w:eastAsia="仿宋_GB2312" w:cs="仿宋_GB2312"/>
              <w:b w:val="0"/>
              <w:bCs/>
              <w:i w:val="0"/>
              <w:caps w:val="0"/>
              <w:color w:val="auto"/>
              <w:spacing w:val="0"/>
              <w:sz w:val="32"/>
              <w:szCs w:val="32"/>
            </w:rPr>
          </w:rPrChange>
        </w:rPr>
        <w:t>市等7个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试点市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、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县级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生态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联勤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中心全覆盖，其余各市至少建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rPrChange w:id="63" w:author="马昌升" w:date="2026-06-26T09:10:00Z">
            <w:rPr>
              <w:rStyle w:val="8"/>
              <w:rFonts w:hint="eastAsia" w:ascii="仿宋_GB2312" w:hAnsi="仿宋_GB2312" w:eastAsia="仿宋_GB2312" w:cs="仿宋_GB2312"/>
              <w:b w:val="0"/>
              <w:bCs/>
              <w:i w:val="0"/>
              <w:caps w:val="0"/>
              <w:color w:val="auto"/>
              <w:spacing w:val="0"/>
              <w:sz w:val="32"/>
              <w:szCs w:val="32"/>
            </w:rPr>
          </w:rPrChange>
        </w:rPr>
        <w:t>成3个县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级生态联勤（共治）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中心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；派出所生态警务职能全面落地，</w:t>
      </w:r>
      <w:del w:id="64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65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专业+全警</w:t>
      </w:r>
      <w:del w:id="66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67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作战体系高效运转，生态领域犯罪高发态势有效遏制，形成一批可复制推广的实践样板。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pPrChange w:id="68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3" w:firstLineChars="200"/>
            <w:textAlignment w:val="auto"/>
          </w:pPr>
        </w:pPrChange>
      </w:pPr>
      <w:r>
        <w:rPr>
          <w:rStyle w:val="8"/>
          <w:rFonts w:hint="default" w:ascii="Times New Roman" w:hAnsi="Times New Roman" w:eastAsia="仿宋_GB2312" w:cs="Times New Roman"/>
          <w:b/>
          <w:bCs w:val="0"/>
          <w:i w:val="0"/>
          <w:caps w:val="0"/>
          <w:color w:val="auto"/>
          <w:spacing w:val="0"/>
          <w:sz w:val="32"/>
          <w:szCs w:val="32"/>
          <w:rPrChange w:id="69" w:author="马昌升" w:date="2026-06-26T09:09:54Z">
            <w:rPr>
              <w:rStyle w:val="8"/>
              <w:rFonts w:hint="eastAsia" w:ascii="仿宋_GB2312" w:hAnsi="仿宋_GB2312" w:eastAsia="仿宋_GB2312" w:cs="仿宋_GB2312"/>
              <w:b/>
              <w:bCs w:val="0"/>
              <w:i w:val="0"/>
              <w:caps w:val="0"/>
              <w:color w:val="auto"/>
              <w:spacing w:val="0"/>
              <w:sz w:val="32"/>
              <w:szCs w:val="32"/>
            </w:rPr>
          </w:rPrChange>
        </w:rPr>
        <w:t>到2035年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，全区县级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生态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联勤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中心全域覆盖，</w:t>
      </w:r>
      <w:del w:id="70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71" w:author="马昌升" w:date="2026-06-26T09:08:45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生态义警</w:t>
      </w:r>
      <w:del w:id="72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73" w:author="马昌升" w:date="2026-06-26T09:08:56Z">
        <w:r>
          <w:rPr>
            <w:rStyle w:val="8"/>
            <w:rFonts w:hint="eastAsia" w:ascii="仿宋_GB2312" w:hAnsi="仿宋_GB2312" w:eastAsia="仿宋_GB2312" w:cs="仿宋_GB2312"/>
            <w:b w:val="0"/>
            <w:bCs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体系分区域成型，打击犯罪、防范风险能力过硬，源头治理、价值转化效果凸显。全面建成系统完备、运行高效的生态警务机制，融入生态环境治理体系现代化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，持续筑牢我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国南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方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生态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安全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</w:rPr>
        <w:t>屏障。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shd w:val="clear" w:color="auto" w:fill="FFFFFF"/>
          <w:lang w:eastAsia="zh-CN"/>
        </w:rPr>
        <w:pPrChange w:id="74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黑体" w:hAnsi="黑体" w:eastAsia="黑体" w:cs="黑体"/>
          <w:color w:val="auto"/>
          <w:sz w:val="32"/>
          <w:szCs w:val="32"/>
          <w:shd w:val="clear" w:color="auto" w:fill="FFFFFF"/>
        </w:rPr>
        <w:t>二、</w:t>
      </w:r>
      <w:r>
        <w:rPr>
          <w:rFonts w:hint="eastAsia" w:ascii="黑体" w:hAnsi="黑体" w:eastAsia="黑体" w:cs="黑体"/>
          <w:color w:val="auto"/>
          <w:sz w:val="32"/>
          <w:szCs w:val="32"/>
          <w:shd w:val="clear" w:color="auto" w:fill="FFFFFF"/>
          <w:lang w:eastAsia="zh-CN"/>
        </w:rPr>
        <w:t>工作原则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75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（一）</w:t>
      </w:r>
      <w:r>
        <w:rPr>
          <w:rStyle w:val="8"/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党政统领，高位推动。</w:t>
      </w:r>
      <w:del w:id="76" w:author="马昌升" w:date="2026-06-26T09:09:48Z">
        <w:r>
          <w:rPr>
            <w:rFonts w:hint="eastAsia" w:ascii="楷体_GB2312" w:hAnsi="楷体_GB2312" w:eastAsia="楷体_GB2312" w:cs="楷体_GB2312"/>
            <w:b w:val="0"/>
            <w:bCs w:val="0"/>
            <w:i w:val="0"/>
            <w:caps w:val="0"/>
            <w:color w:val="auto"/>
            <w:spacing w:val="0"/>
            <w:sz w:val="32"/>
            <w:szCs w:val="32"/>
          </w:rPr>
          <w:delText> </w:delText>
        </w:r>
      </w:del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坚持党委领导、政府负责，将生态警务工作纳入各级党政班子政绩考核体系，统筹解决机制建设、资源配置、经费保障等重大问题，形成</w:t>
      </w:r>
      <w:del w:id="77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7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党委决策、政府统筹、公安牵头、各方协同</w:t>
      </w:r>
      <w:del w:id="79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8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的工作格局。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81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（二）</w:t>
      </w:r>
      <w:r>
        <w:rPr>
          <w:rStyle w:val="8"/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公安牵头，部门联动。</w:t>
      </w:r>
      <w:del w:id="82" w:author="马昌升" w:date="2026-06-26T09:09:45Z">
        <w:r>
          <w:rPr>
            <w:rFonts w:hint="eastAsia" w:ascii="楷体_GB2312" w:hAnsi="楷体_GB2312" w:eastAsia="楷体_GB2312" w:cs="楷体_GB2312"/>
            <w:b w:val="0"/>
            <w:bCs w:val="0"/>
            <w:i w:val="0"/>
            <w:caps w:val="0"/>
            <w:color w:val="auto"/>
            <w:spacing w:val="0"/>
            <w:sz w:val="32"/>
            <w:szCs w:val="32"/>
          </w:rPr>
          <w:delText> </w:delText>
        </w:r>
      </w:del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充分发挥公安机关刑事打击主力军作用，健全四级生态警长体系，深化主动警务与预防警务，坚持多警种协同作战，实现全链条打击、全领域覆盖、全环节治理。深化</w:t>
      </w:r>
      <w:del w:id="83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84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公安+行政</w:t>
      </w:r>
      <w:del w:id="85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86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联动协作，健全跨部门、跨区域协作机制，推动行刑衔接、联合执法、案件会商、矛盾化解等机制实质化运行。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87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（三）</w:t>
      </w:r>
      <w:r>
        <w:rPr>
          <w:rStyle w:val="8"/>
          <w:rFonts w:hint="eastAsia" w:ascii="楷体_GB2312" w:hAnsi="楷体_GB2312" w:eastAsia="楷体_GB2312" w:cs="楷体_GB2312"/>
          <w:b w:val="0"/>
          <w:bCs w:val="0"/>
          <w:i w:val="0"/>
          <w:caps w:val="0"/>
          <w:color w:val="auto"/>
          <w:spacing w:val="0"/>
          <w:sz w:val="32"/>
          <w:szCs w:val="32"/>
        </w:rPr>
        <w:t>群众参与，社会共治。</w:t>
      </w:r>
      <w:del w:id="88" w:author="马昌升" w:date="2026-06-26T09:09:42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 </w:delText>
        </w:r>
      </w:del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坚持和发展新时代</w:t>
      </w:r>
      <w:del w:id="8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90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枫桥经验</w:t>
      </w:r>
      <w:del w:id="9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92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，积极培育生态护林员、巡（护）河员、网格员等社会力量，搭建警民联动平台、畅通线索举报渠道，构建</w:t>
      </w:r>
      <w:del w:id="93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94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警民联动、全域防控</w:t>
      </w:r>
      <w:del w:id="95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96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的生态安全防线。坚持生态惠民、生态利民、生态为民，引导群众从</w:t>
      </w:r>
      <w:del w:id="97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9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旁观者</w:t>
      </w:r>
      <w:del w:id="99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10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转变为</w:t>
      </w:r>
      <w:del w:id="101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102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参与者</w:t>
      </w:r>
      <w:del w:id="103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104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和</w:t>
      </w:r>
      <w:del w:id="105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106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监督者</w:t>
      </w:r>
      <w:del w:id="107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108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shd w:val="clear" w:color="auto" w:fill="FFFFFF"/>
          <w:lang w:val="en-US" w:eastAsia="zh-CN"/>
        </w:rPr>
        <w:t>与各职能部门共同守护优质生态资源，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助力生态产品价值转化。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shd w:val="clear" w:color="auto" w:fill="FFFFFF"/>
          <w:lang w:eastAsia="zh-CN"/>
        </w:rPr>
        <w:pPrChange w:id="109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shd w:val="clear" w:color="auto" w:fill="FFFFFF"/>
          <w:lang w:eastAsia="zh-CN"/>
        </w:rPr>
        <w:t>三、重点任务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pPrChange w:id="110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（一）实施保卫</w:t>
      </w:r>
      <w:del w:id="111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“</w:delText>
        </w:r>
      </w:del>
      <w:ins w:id="112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八桂净土</w:t>
      </w:r>
      <w:del w:id="113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”</w:delText>
        </w:r>
      </w:del>
      <w:ins w:id="114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全维打击行动。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各级公安机关与行政主管部门聚焦破坏生态环境、自然资源、森林资源等重点领域，开展精准研判、专项攻坚、集群打击。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pPrChange w:id="115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  <w:rPrChange w:id="116" w:author="马昌升" w:date="2026-06-26T09:09:29Z">
            <w:rPr>
              <w:rFonts w:hint="eastAsia" w:ascii="仿宋_GB2312" w:hAnsi="仿宋_GB2312" w:eastAsia="仿宋_GB2312" w:cs="仿宋_GB2312"/>
              <w:b/>
              <w:bCs/>
              <w:color w:val="auto"/>
              <w:kern w:val="0"/>
              <w:sz w:val="32"/>
              <w:szCs w:val="32"/>
              <w:lang w:val="en-US" w:eastAsia="zh-CN"/>
            </w:rPr>
          </w:rPrChange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  <w:lang w:val="en-US" w:eastAsia="zh-CN"/>
        </w:rPr>
        <w:t>聚焦三大保卫战。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持续深入打好蓝天、碧水、净土保卫战，严厉打击涉重金属污染环境、大气污染、固体废物污染、水污染等违法犯罪行为。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pPrChange w:id="117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2.聚焦重点矿产资源。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守牢稀土、锰、铝、锡、锑等广西重点矿产资源安全，维护国土空间规划利用秩序，严厉打击非法采矿、非法占用农用地等违法犯罪行为。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pPrChange w:id="118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3.聚焦森林与生物多样性。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严厉查处乱砍滥伐、非法猎捕、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走私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珍贵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濒危野生动植物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、森林火灾等破坏森林资源犯罪的行为，严厉查处破坏自然保护地生态环境的违法违规行为，守护生态安全与生物多样性。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pPrChange w:id="119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4.聚焦重点流域水生态。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严打非法采砂、非法排污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、侵占河湖水域岸线、人为造成水土流失危害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等行为，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铲除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利用</w:t>
      </w:r>
      <w:del w:id="120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</w:rPr>
          <w:delText>“</w:delText>
        </w:r>
      </w:del>
      <w:ins w:id="121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三无</w:t>
      </w:r>
      <w:del w:id="122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</w:rPr>
          <w:delText>”</w:delText>
        </w:r>
      </w:del>
      <w:ins w:id="123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船舶、隐蔽排口等手段作案的团伙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，全面筑牢平陆运河、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西江、柳江、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郁江、桂江、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漓江等重点流域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水生态与水资源安全屏障。</w:t>
      </w:r>
      <w:del w:id="124" w:author="马昌升" w:date="2026-06-26T09:09:19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</w:rPr>
          <w:delText> </w:delText>
        </w:r>
      </w:del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pPrChange w:id="125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5.聚焦农业安全生产。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围绕农产品质量安全、耕地质量、农机安全、渔业渔政，依法查处假劣农资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、非法捕捞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等违法行为，保障农业生产安全，助力乡村高质量发展。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pPrChange w:id="126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6.聚焦交通领域防污。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依法查处机动车与船舶排放超标、港口码头污染、违法运输危险废物和放射性物品等违法行为，监督落实交通领域生态保护和污染防治措施。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pPrChange w:id="127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7.聚焦海岛生态守护。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推行</w:t>
      </w:r>
      <w:del w:id="128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delText>“</w:delText>
        </w:r>
      </w:del>
      <w:ins w:id="129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海岛生态守护</w:t>
      </w:r>
      <w:del w:id="130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delText>”</w:delText>
        </w:r>
      </w:del>
      <w:ins w:id="131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kern w:val="0"/>
            <w:sz w:val="32"/>
            <w:szCs w:val="32"/>
            <w:lang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专项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工作，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严打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北部湾海域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破坏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红树林、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珊瑚礁、非法填海、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违规观鲸观豚以及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污染近岸海域等行为，服务海洋经济高质量发展。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pPrChange w:id="132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eastAsia" w:ascii="Times New Roman" w:hAnsi="Times New Roman" w:eastAsia="仿宋_GB2312" w:cs="Times New Roman"/>
          <w:b/>
          <w:bCs/>
          <w:color w:val="auto"/>
          <w:kern w:val="0"/>
          <w:sz w:val="32"/>
          <w:szCs w:val="32"/>
          <w:lang w:val="en-US" w:eastAsia="zh-CN"/>
        </w:rPr>
        <w:t>8.聚焦北部湾海域防线。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严查非法占用海域、涉海工程污染海洋、海上非法倾废、破坏海洋自然保护地等违法行为，筑牢北部湾海域生态安全防线。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pPrChange w:id="133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（二）实施</w:t>
      </w:r>
      <w:del w:id="134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“</w:delText>
        </w:r>
      </w:del>
      <w:ins w:id="135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源头织网</w:t>
      </w:r>
      <w:del w:id="136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”</w:delText>
        </w:r>
      </w:del>
      <w:ins w:id="137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基础防控行动。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pPrChange w:id="138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3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eastAsia="zh-CN"/>
        </w:rPr>
        <w:t>推行基础工作清单化。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共同制定生态警务基础工作清单，完善基础要素融合机制，明确工作内容及标准。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pPrChange w:id="139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3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eastAsia="zh-CN"/>
        </w:rPr>
        <w:t>推进日常巡护制度化。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各行政主管部门围绕环境、资源、江河、农业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、交通、海洋等生态领域保护工作实际，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按职责任务组织公安机关和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相关部门开展常态化巡护，织密防范网络。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pPrChange w:id="140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3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eastAsia="zh-CN"/>
        </w:rPr>
        <w:t>推进矛盾化解多元化。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围绕生态环境损害、资源开发、污染防治等引发的纠纷，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各部门依职单独或联合采取多种途径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eastAsia="zh-CN"/>
        </w:rPr>
        <w:t>依法调处、妥善处置，全面排查隐患，防止矛盾激化。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pPrChange w:id="141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3" w:firstLineChars="200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4.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eastAsia="zh-CN"/>
        </w:rPr>
        <w:t>推进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shd w:val="clear" w:color="auto" w:fill="FFFFFF"/>
          <w:lang w:eastAsia="zh-CN"/>
        </w:rPr>
        <w:t>风险预警前置化。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eastAsia="zh-CN"/>
        </w:rPr>
        <w:t>依托联勤（共治）中心建立异常风险发现报告机制，履行自身预防预警职能，及时双向通报预警信息，提出防范协作需求。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pPrChange w:id="142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（三）实施</w:t>
      </w:r>
      <w:del w:id="143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“</w:delText>
        </w:r>
      </w:del>
      <w:ins w:id="144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以打促治</w:t>
      </w:r>
      <w:del w:id="145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”</w:delText>
        </w:r>
      </w:del>
      <w:ins w:id="146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综合善治行动。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47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del w:id="148" w:author="马昌升" w:date="2026-06-26T09:09:09Z">
        <w:r>
          <w:rPr>
            <w:rFonts w:hint="default" w:ascii="Times New Roman" w:hAnsi="Times New Roman" w:eastAsia="仿宋_GB2312" w:cs="Times New Roman"/>
            <w:b/>
            <w:bCs/>
            <w:color w:val="auto"/>
            <w:sz w:val="32"/>
            <w:szCs w:val="32"/>
            <w:shd w:val="clear" w:color="auto" w:fill="FFFFFF"/>
            <w:lang w:val="en-US" w:eastAsia="zh-CN"/>
          </w:rPr>
          <w:delText> </w:delText>
        </w:r>
      </w:del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1.强化行业隐患通报。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执法中及时发现监管风险隐患，通过公安提示函等方式通报行政主管部门，推动前端治理、堵塞漏洞。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49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2.强化重点区域整治。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落实属地管理与行业监管责任，对犯罪输出地、隐患集中地、黑灰产业链进行综合治理。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50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3.强化生态修复共治。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坚持保护修复并重，在办案中明确生态修复责任，同步推进生态修复与司法衔接，完善公益诉讼协作机制，引导涉案主体履行修复义务。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pPrChange w:id="151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4.强化宣传舆情联控。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构建</w:t>
      </w:r>
      <w:del w:id="152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53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行政+公安</w:t>
      </w:r>
      <w:del w:id="154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55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宣传舆情联防联控共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同体，坚持行政讲理释法、公安讲法震慑，联合曝光典型案例；实行涉生态舆情联合监测、双向预警与快速响应，及时权威回应关切，营造清朗舆论空间。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pPrChange w:id="156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 w:firstLineChars="200"/>
            <w:jc w:val="both"/>
            <w:textAlignment w:val="auto"/>
            <w:outlineLvl w:val="9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（四）实施</w:t>
      </w:r>
      <w:del w:id="157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“</w:delText>
        </w:r>
      </w:del>
      <w:ins w:id="158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绿城增值</w:t>
      </w:r>
      <w:del w:id="159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delText>”</w:delText>
        </w:r>
      </w:del>
      <w:ins w:id="160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eastAsia="zh-CN"/>
        </w:rPr>
        <w:t>价值转化行动。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61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1.优化绿色营商环境。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深入开展</w:t>
      </w:r>
      <w:del w:id="162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63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惠民利企</w:t>
      </w:r>
      <w:del w:id="164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65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走访，严打侵害节能降碳、环境保护、资源循环等绿色产业企业合法权益的犯罪。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66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2.赋能产业绿色转型。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以南丹关键金属高质量发展综合试验区为支点，构建</w:t>
      </w:r>
      <w:del w:id="167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68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警企联动、风险共防</w:t>
      </w:r>
      <w:del w:id="169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70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机制。严打涉矿犯罪，斩断黑色利益链，指导企业完善合规体系，倒逼落后产能退出，打造关键金属绿色转型</w:t>
      </w:r>
      <w:del w:id="171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72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平安样板</w:t>
      </w:r>
      <w:del w:id="173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74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pPrChange w:id="175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3.守护生态品牌专利。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聚焦广西名优农产品、地理标志产品，设立知识产权</w:t>
      </w:r>
      <w:del w:id="176" w:author="马昌升" w:date="2026-06-26T09:08:45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77" w:author="马昌升" w:date="2026-06-26T09:08:4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警务联络员</w:t>
      </w:r>
      <w:del w:id="178" w:author="马昌升" w:date="2026-06-26T09:08:56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79" w:author="马昌升" w:date="2026-06-26T09:08:5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shd w:val="clear" w:color="auto" w:fill="FFFFFF"/>
          <w:lang w:val="en-US" w:eastAsia="zh-CN"/>
        </w:rPr>
        <w:t>，严打生态领域侵犯知识产权和制售伪劣商品犯罪，助力乡村振兴。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shd w:val="clear" w:color="auto" w:fill="FFFFFF"/>
          <w:lang w:eastAsia="zh-CN"/>
        </w:rPr>
        <w:pPrChange w:id="180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3" w:firstLineChars="200"/>
            <w:jc w:val="both"/>
            <w:textAlignment w:val="auto"/>
            <w:outlineLvl w:val="9"/>
          </w:pPr>
        </w:pPrChange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shd w:val="clear" w:color="auto" w:fill="FFFFFF"/>
          <w:lang w:val="en-US" w:eastAsia="zh-CN"/>
        </w:rPr>
        <w:t>服务重大文旅战略。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严打漓江流域生态犯罪，护航桂林打造世界级旅游城市；深化北部湾</w:t>
      </w:r>
      <w:del w:id="181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82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蓝湾</w:t>
      </w:r>
      <w:del w:id="183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84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守护，保障国际滨海度假胜地建设；筑牢中越边关生态屏障，提升边关风情带发展品质；严防西江及巴马国际长寿养生旅游胜地等旅游区流域污染，守护黄金水道与长寿康养特色品牌。以法治之力擦亮</w:t>
      </w:r>
      <w:del w:id="185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86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山水甲天下</w:t>
      </w:r>
      <w:del w:id="187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88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金字招牌，全面推动</w:t>
      </w:r>
      <w:del w:id="189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90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绿水青山</w:t>
      </w:r>
      <w:del w:id="191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92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向</w:t>
      </w:r>
      <w:del w:id="193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194" w:author="马昌升" w:date="2026-06-26T09:08:45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金山银山</w:t>
      </w:r>
      <w:del w:id="195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196" w:author="马昌升" w:date="2026-06-26T09:08:56Z">
        <w:r>
          <w:rPr>
            <w:rFonts w:hint="eastAsia" w:ascii="仿宋_GB2312" w:hAnsi="仿宋_GB2312" w:eastAsia="仿宋_GB2312" w:cs="仿宋_GB2312"/>
            <w:b w:val="0"/>
            <w:bCs w:val="0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shd w:val="clear" w:color="auto" w:fill="FFFFFF"/>
          <w:lang w:val="en-US" w:eastAsia="zh-CN"/>
        </w:rPr>
        <w:t>高效转化。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after="0" w:line="240" w:lineRule="auto"/>
        <w:ind w:left="0" w:leftChars="0" w:right="0" w:rightChars="0" w:firstLine="640" w:firstLineChars="200"/>
        <w:jc w:val="both"/>
        <w:textAlignment w:val="auto"/>
        <w:rPr>
          <w:rFonts w:hint="eastAsia" w:ascii="黑体" w:hAnsi="宋体" w:eastAsia="黑体" w:cs="黑体"/>
          <w:color w:val="auto"/>
          <w:sz w:val="32"/>
          <w:szCs w:val="32"/>
          <w:shd w:val="clear" w:color="auto" w:fill="FFFFFF"/>
          <w:lang w:eastAsia="zh-CN"/>
        </w:rPr>
        <w:pPrChange w:id="197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after="0" w:line="560" w:lineRule="exact"/>
            <w:ind w:left="0" w:leftChars="0" w:right="0" w:rightChars="0" w:firstLine="640" w:firstLineChars="200"/>
            <w:jc w:val="both"/>
            <w:textAlignment w:val="auto"/>
          </w:pPr>
        </w:pPrChange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shd w:val="clear" w:color="auto" w:fill="FFFFFF"/>
          <w:lang w:eastAsia="zh-CN"/>
        </w:rPr>
        <w:t>四、工作措施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after="0" w:line="240" w:lineRule="auto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pPrChange w:id="198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after="0" w:line="560" w:lineRule="exact"/>
            <w:ind w:left="0" w:leftChars="0" w:right="0" w:rightChars="0" w:firstLine="640" w:firstLineChars="200"/>
            <w:jc w:val="both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（一）构建</w:t>
      </w:r>
      <w:del w:id="199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00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楷体_GB2312" w:cs="Times New Roman"/>
          <w:color w:val="auto"/>
          <w:kern w:val="0"/>
          <w:sz w:val="32"/>
          <w:szCs w:val="32"/>
          <w:shd w:val="clear" w:color="auto" w:fill="FFFFFF"/>
          <w:lang w:val="en-US" w:eastAsia="zh-CN"/>
          <w:rPrChange w:id="201" w:author="马昌升" w:date="2026-06-26T09:08:24Z">
            <w:rPr>
              <w:rFonts w:hint="eastAsia" w:ascii="楷体_GB2312" w:hAnsi="楷体_GB2312" w:eastAsia="楷体_GB2312" w:cs="楷体_GB2312"/>
              <w:color w:val="auto"/>
              <w:kern w:val="0"/>
              <w:sz w:val="32"/>
              <w:szCs w:val="32"/>
              <w:shd w:val="clear" w:color="auto" w:fill="FFFFFF"/>
              <w:lang w:val="en-US" w:eastAsia="zh-CN"/>
            </w:rPr>
          </w:rPrChange>
        </w:rPr>
        <w:t>1+N+X</w:t>
      </w:r>
      <w:del w:id="202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03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实体化共治机制。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围绕</w:t>
      </w:r>
      <w:del w:id="204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05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不变体制变机制</w:t>
      </w:r>
      <w:del w:id="206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07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总基调，实行机构、职务、职能</w:t>
      </w:r>
      <w:del w:id="20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0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三不变</w:t>
      </w:r>
      <w:del w:id="21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1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与协同流程、研判模式、督考方式</w:t>
      </w:r>
      <w:del w:id="212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13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三转变</w:t>
      </w:r>
      <w:del w:id="214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15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在自治区建立生态联勤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工作机制，各设区市、县（市、区）建立生态联勤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中心，实行</w:t>
      </w:r>
      <w:del w:id="216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17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shd w:val="clear" w:color="auto" w:fill="FFFFFF"/>
          <w:lang w:val="en-US" w:eastAsia="zh-CN"/>
          <w:rPrChange w:id="218" w:author="马昌升" w:date="2026-06-26T09:08:21Z">
            <w:rPr>
              <w:rFonts w:hint="eastAsia" w:ascii="仿宋_GB2312" w:hAnsi="仿宋_GB2312" w:eastAsia="仿宋_GB2312" w:cs="仿宋_GB2312"/>
              <w:color w:val="auto"/>
              <w:kern w:val="0"/>
              <w:sz w:val="32"/>
              <w:szCs w:val="32"/>
              <w:shd w:val="clear" w:color="auto" w:fill="FFFFFF"/>
              <w:lang w:val="en-US" w:eastAsia="zh-CN"/>
            </w:rPr>
          </w:rPrChange>
        </w:rPr>
        <w:t>1+N+X</w:t>
      </w:r>
      <w:del w:id="219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20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联勤模式（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shd w:val="clear" w:color="auto" w:fill="FFFFFF"/>
          <w:lang w:val="en-US" w:eastAsia="zh-CN"/>
          <w:rPrChange w:id="221" w:author="马昌升" w:date="2026-06-26T09:08:31Z">
            <w:rPr>
              <w:rFonts w:hint="eastAsia" w:ascii="仿宋_GB2312" w:hAnsi="仿宋_GB2312" w:eastAsia="仿宋_GB2312" w:cs="仿宋_GB2312"/>
              <w:color w:val="auto"/>
              <w:kern w:val="0"/>
              <w:sz w:val="32"/>
              <w:szCs w:val="32"/>
              <w:shd w:val="clear" w:color="auto" w:fill="FFFFFF"/>
              <w:lang w:val="en-US" w:eastAsia="zh-CN"/>
            </w:rPr>
          </w:rPrChange>
        </w:rPr>
        <w:t>1即公安，N为常驻部门，X为按需入驻部门）。生态联勤</w:t>
      </w:r>
      <w:r>
        <w:rPr>
          <w:rStyle w:val="8"/>
          <w:rFonts w:hint="default" w:ascii="Times New Roman" w:hAnsi="Times New Roman" w:eastAsia="仿宋_GB2312" w:cs="Times New Roman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  <w:rPrChange w:id="222" w:author="马昌升" w:date="2026-06-26T09:08:31Z">
            <w:rPr>
              <w:rStyle w:val="8"/>
              <w:rFonts w:hint="eastAsia" w:ascii="仿宋_GB2312" w:hAnsi="仿宋_GB2312" w:eastAsia="仿宋_GB2312" w:cs="仿宋_GB2312"/>
              <w:b w:val="0"/>
              <w:bCs/>
              <w:i w:val="0"/>
              <w:caps w:val="0"/>
              <w:color w:val="auto"/>
              <w:spacing w:val="0"/>
              <w:sz w:val="32"/>
              <w:szCs w:val="32"/>
              <w:lang w:eastAsia="zh-CN"/>
            </w:rPr>
          </w:rPrChange>
        </w:rPr>
        <w:t>（</w:t>
      </w:r>
      <w:r>
        <w:rPr>
          <w:rStyle w:val="8"/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lang w:eastAsia="zh-CN"/>
        </w:rPr>
        <w:t>共治）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中心根据本地实际建立健全实战运行机制，制定职责任务清单，各部门按职责任务清单协同配合，常态化共研线索，按需求模块化开展联合执法，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协同推进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案件办理、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矛盾化解与宣传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等共治工作。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健全行刑衔接及双向反馈机制，打通行政执法与刑事司法衔接堵点。生态联勤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中心统一使用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公安厅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环食药侦综合应用系统多跨协同子系统，实现线索研判、协同核查、联合执法全流程可视化闭环运转。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223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 w:val="0"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leftChars="0" w:right="0" w:rightChars="0" w:firstLine="640"/>
            <w:jc w:val="both"/>
            <w:textAlignment w:val="auto"/>
            <w:outlineLvl w:val="9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（二）完善</w:t>
      </w:r>
      <w:del w:id="224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25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专业+全警</w:t>
      </w:r>
      <w:del w:id="226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27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实战化运行机制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 构建以公安机关环食药侦部门为核心、行政主管部门为基础、四级生态警长为骨架的</w:t>
      </w:r>
      <w:del w:id="22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2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专业+全警</w:t>
      </w:r>
      <w:del w:id="23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3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作战体系。依托</w:t>
      </w:r>
      <w:del w:id="232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33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专业+机制+大数据</w:t>
      </w:r>
      <w:del w:id="234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35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新型警务模式，固化生态类警情处置流程，明确</w:t>
      </w:r>
      <w:del w:id="236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37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市县主战、派出所主防</w:t>
      </w:r>
      <w:del w:id="238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39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职责。深化</w:t>
      </w:r>
      <w:del w:id="240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41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专业+行政</w:t>
      </w:r>
      <w:del w:id="242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43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联动，各部门结合自身职责，提出协作需求，建立信息联通、情报联商、执法联勤、应急联处、区域联防、源头联控</w:t>
      </w:r>
      <w:del w:id="244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45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六联</w:t>
      </w:r>
      <w:del w:id="246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47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制度。联勤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中心统一研判线索，按需向生态警长派发协作需求，公安机关对</w:t>
      </w:r>
      <w:del w:id="24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4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人、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地、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事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物、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组织</w:t>
      </w:r>
      <w:del w:id="25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5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五大要素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开展协查溯源，行政主管部门落地查处，发现涉嫌犯罪的按行刑衔接机制移送公安机关，实现生态类警情闭环管控。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252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val="en-US" w:eastAsia="zh-CN"/>
        </w:rPr>
        <w:t>（三）深化</w:t>
      </w:r>
      <w:del w:id="253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54" w:author="马昌升" w:date="2026-06-26T09:08:45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val="en-US" w:eastAsia="zh-CN"/>
        </w:rPr>
        <w:t>四长+警长</w:t>
      </w:r>
      <w:del w:id="255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56" w:author="马昌升" w:date="2026-06-26T09:08:56Z">
        <w:r>
          <w:rPr>
            <w:rFonts w:hint="eastAsia" w:ascii="楷体_GB2312" w:hAnsi="楷体_GB2312" w:eastAsia="楷体_GB2312" w:cs="楷体_GB2312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val="en-US" w:eastAsia="zh-CN"/>
        </w:rPr>
        <w:t>立体化守护机制</w:t>
      </w: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贯彻落实党中央、国务院河湖长制、林长制及自治区田长制、湾长制要求，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推动</w:t>
      </w:r>
      <w:del w:id="257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58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林长、河湖长、田长、湾长+生态警务</w:t>
      </w:r>
      <w:del w:id="259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60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基层治理机制。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全面推行自治区、市、县、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所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四级生态警长制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在各级林长、河湖长、田长、湾长等党委、政府主要负责同志领导下，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各级公安机关</w:t>
      </w:r>
      <w:del w:id="261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62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一把手</w:t>
      </w:r>
      <w:del w:id="263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64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担任辖区</w:t>
      </w:r>
      <w:del w:id="265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66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生态警长</w:t>
      </w:r>
      <w:del w:id="267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68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eastAsia="zh-CN"/>
        </w:rPr>
        <w:t>制定工作规范，明确基本职责和工作方法，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统筹推进生态警务。在联勤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（共治）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中心统筹下，由派出所生态警长牵头，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行政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主管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部门配合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发动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辖区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多元社会力量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highlight w:val="none"/>
        </w:rPr>
        <w:t>组建</w:t>
      </w:r>
      <w:del w:id="26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highlight w:val="none"/>
          </w:rPr>
          <w:delText>“</w:delText>
        </w:r>
      </w:del>
      <w:ins w:id="270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highlight w:val="none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highlight w:val="none"/>
        </w:rPr>
        <w:t>广西生态义警</w:t>
      </w:r>
      <w:del w:id="27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highlight w:val="none"/>
          </w:rPr>
          <w:delText>”</w:delText>
        </w:r>
      </w:del>
      <w:ins w:id="272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highlight w:val="none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highlight w:val="none"/>
        </w:rPr>
        <w:t>队伍，建立线索举报积分奖励机制，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开展信息收集、矛盾化解、巡逻防控、隐患排查及先期处突，构建</w:t>
      </w:r>
      <w:del w:id="273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274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党委政府领导、公安主导、部门配合、群众参与</w:t>
      </w:r>
      <w:del w:id="275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276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的立体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生态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守护格局。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after="0" w:line="240" w:lineRule="auto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pPrChange w:id="277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after="0" w:line="560" w:lineRule="exact"/>
            <w:ind w:left="0" w:leftChars="0" w:right="0" w:rightChars="0" w:firstLine="640" w:firstLineChars="200"/>
            <w:jc w:val="both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（四）构建</w:t>
      </w:r>
      <w:del w:id="278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79" w:author="马昌升" w:date="2026-06-26T09:08:45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全流域联动</w:t>
      </w:r>
      <w:del w:id="280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81" w:author="马昌升" w:date="2026-06-26T09:08:56Z">
        <w:r>
          <w:rPr>
            <w:rFonts w:hint="eastAsia" w:ascii="楷体_GB2312" w:hAnsi="楷体_GB2312" w:eastAsia="楷体_GB2312" w:cs="楷体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区域化协作机制。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立足广西作为西南中南地区开放发展新战略支点，紧扣珠江—西江生态廊道与滇桂黔喀斯特地貌脆弱性特点，全面深化粤桂滇黔四省区及边境警务协作。打破行政壁垒，创新</w:t>
      </w:r>
      <w:del w:id="282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83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全流域联动、全链条打击</w:t>
      </w:r>
      <w:del w:id="284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85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模式，确立</w:t>
      </w:r>
      <w:del w:id="286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287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上游下游同步打、源头末端一体查</w:t>
      </w:r>
      <w:del w:id="288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289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的联合办案机制。纵深推进区域生态警务在业务标准、数据平台及管理机制的深度融合，主动对接粤港澳大湾区，打造跨区域生态治理合作新模式。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pPrChange w:id="290" w:author="马昌升" w:date="2026-06-26T09:07:55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kern w:val="2"/>
          <w:sz w:val="32"/>
          <w:szCs w:val="32"/>
          <w:lang w:val="en-US" w:eastAsia="zh-CN" w:bidi="ar-SA"/>
        </w:rPr>
        <w:t>（五）推进</w:t>
      </w:r>
      <w:del w:id="291" w:author="马昌升" w:date="2026-06-26T09:08:45Z">
        <w:r>
          <w:rPr>
            <w:rStyle w:val="8"/>
            <w:rFonts w:hint="eastAsia" w:ascii="楷体_GB2312" w:hAnsi="楷体_GB2312" w:eastAsia="楷体_GB2312" w:cs="楷体_GB2312"/>
            <w:b w:val="0"/>
            <w:bCs/>
            <w:i w:val="0"/>
            <w:caps w:val="0"/>
            <w:color w:val="auto"/>
            <w:spacing w:val="0"/>
            <w:kern w:val="2"/>
            <w:sz w:val="32"/>
            <w:szCs w:val="32"/>
            <w:lang w:val="en-US" w:eastAsia="zh-CN" w:bidi="ar-SA"/>
          </w:rPr>
          <w:delText>“</w:delText>
        </w:r>
      </w:del>
      <w:ins w:id="292" w:author="马昌升" w:date="2026-06-26T09:08:45Z">
        <w:r>
          <w:rPr>
            <w:rStyle w:val="8"/>
            <w:rFonts w:hint="eastAsia" w:ascii="楷体_GB2312" w:hAnsi="楷体_GB2312" w:eastAsia="楷体_GB2312" w:cs="楷体_GB2312"/>
            <w:b w:val="0"/>
            <w:bCs/>
            <w:i w:val="0"/>
            <w:caps w:val="0"/>
            <w:color w:val="auto"/>
            <w:spacing w:val="0"/>
            <w:kern w:val="2"/>
            <w:sz w:val="32"/>
            <w:szCs w:val="32"/>
            <w:lang w:val="en-US" w:eastAsia="zh-CN" w:bidi="ar-SA"/>
          </w:rPr>
          <w:t>“</w:t>
        </w:r>
      </w:ins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kern w:val="2"/>
          <w:sz w:val="32"/>
          <w:szCs w:val="32"/>
          <w:lang w:val="en-US" w:eastAsia="zh-CN" w:bidi="ar-SA"/>
        </w:rPr>
        <w:t>制度联动</w:t>
      </w:r>
      <w:del w:id="293" w:author="马昌升" w:date="2026-06-26T09:08:56Z">
        <w:r>
          <w:rPr>
            <w:rStyle w:val="8"/>
            <w:rFonts w:hint="eastAsia" w:ascii="楷体_GB2312" w:hAnsi="楷体_GB2312" w:eastAsia="楷体_GB2312" w:cs="楷体_GB2312"/>
            <w:b w:val="0"/>
            <w:bCs/>
            <w:i w:val="0"/>
            <w:caps w:val="0"/>
            <w:color w:val="auto"/>
            <w:spacing w:val="0"/>
            <w:kern w:val="2"/>
            <w:sz w:val="32"/>
            <w:szCs w:val="32"/>
            <w:lang w:val="en-US" w:eastAsia="zh-CN" w:bidi="ar-SA"/>
          </w:rPr>
          <w:delText>”</w:delText>
        </w:r>
      </w:del>
      <w:ins w:id="294" w:author="马昌升" w:date="2026-06-26T09:08:56Z">
        <w:r>
          <w:rPr>
            <w:rStyle w:val="8"/>
            <w:rFonts w:hint="eastAsia" w:ascii="楷体_GB2312" w:hAnsi="楷体_GB2312" w:eastAsia="楷体_GB2312" w:cs="楷体_GB2312"/>
            <w:b w:val="0"/>
            <w:bCs/>
            <w:i w:val="0"/>
            <w:caps w:val="0"/>
            <w:color w:val="auto"/>
            <w:spacing w:val="0"/>
            <w:kern w:val="2"/>
            <w:sz w:val="32"/>
            <w:szCs w:val="32"/>
            <w:lang w:val="en-US" w:eastAsia="zh-CN" w:bidi="ar-SA"/>
          </w:rPr>
          <w:t>”</w:t>
        </w:r>
      </w:ins>
      <w:r>
        <w:rPr>
          <w:rStyle w:val="8"/>
          <w:rFonts w:hint="eastAsia" w:ascii="楷体_GB2312" w:hAnsi="楷体_GB2312" w:eastAsia="楷体_GB2312" w:cs="楷体_GB2312"/>
          <w:b w:val="0"/>
          <w:bCs/>
          <w:i w:val="0"/>
          <w:caps w:val="0"/>
          <w:color w:val="auto"/>
          <w:spacing w:val="0"/>
          <w:kern w:val="2"/>
          <w:sz w:val="32"/>
          <w:szCs w:val="32"/>
          <w:lang w:val="en-US" w:eastAsia="zh-CN" w:bidi="ar-SA"/>
        </w:rPr>
        <w:t>国际化合作机制。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用足用好《中国广西壮族自治区公安厅与越南广宁、谅山、高平、宣光省公安厅执法合作机制协议》，强化边境生物多样性保护、外来入侵物种管控、跨界流域污染联合排查。依托中国—东盟环境合作论坛等常态化交流机制，拓展面向东盟的生态文明合作。紧密衔接《东黑冠长臂猿联合保护行动计划》等专项规范，实质性落地</w:t>
      </w:r>
      <w:del w:id="295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delText>“</w:delText>
        </w:r>
      </w:del>
      <w:ins w:id="296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联合组建—联合巡护—联合执法</w:t>
      </w:r>
      <w:del w:id="297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delText>”</w:delText>
        </w:r>
      </w:del>
      <w:ins w:id="298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一体化跨境保护机制，提升跨境火情与生态风险协同作战效能。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  <w:shd w:val="clear" w:color="auto" w:fill="FFFFFF"/>
          <w:lang w:val="en-US" w:eastAsia="zh-CN"/>
        </w:rPr>
        <w:pPrChange w:id="299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0" w:firstLineChars="200"/>
            <w:textAlignment w:val="auto"/>
          </w:pPr>
        </w:pPrChange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  <w:shd w:val="clear" w:color="auto" w:fill="FFFFFF"/>
          <w:lang w:val="en-US" w:eastAsia="zh-CN"/>
        </w:rPr>
        <w:t>五、工作保障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pPrChange w:id="300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（一）加强组织保障。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将生态警务纳入全区各部门</w:t>
      </w:r>
      <w:del w:id="301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02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十五五</w:t>
      </w:r>
      <w:del w:id="303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04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del w:id="305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06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十六五</w:t>
      </w:r>
      <w:del w:id="307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08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规划统筹推进，建立生态保护执纪执法联动监督机制，配套出台工作规范、权责清单和执法指引。各级成员单位将其作为</w:t>
      </w:r>
      <w:del w:id="309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10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一把手</w:t>
      </w:r>
      <w:del w:id="311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12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工程，主要负责同志每半年至少听取1次专题汇报，亲自研究解决难点问题；分管领导靠前指挥，动态优化策略。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pPrChange w:id="313" w:author="马昌升" w:date="2026-06-26T09:07:55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shd w:val="clear" w:color="auto" w:fill="FFFFFF"/>
          <w:lang w:val="en-US" w:eastAsia="zh-CN"/>
        </w:rPr>
        <w:t>（二）建强执法队伍。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围绕广西生态文明建设要求，构建</w:t>
      </w:r>
      <w:del w:id="314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15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专业引领、行政协同、社会支撑</w:t>
      </w:r>
      <w:del w:id="316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17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的生态治理人才矩阵。注重环境资源犯罪侦查专业队伍建设，配强市县两级生态警务工作专班、专职警力。全面强化行政执法队伍规范化、专业化建设，重点补齐法律适用、现场勘验、证据固定及应急处突等能力短板。做大社会防线，发动、整合辖区生态护林员、田（河湖）长、网格员、调解员、应急扑火队员、巡（护）河员、巡护人员、行业协会成员等多元力量组建</w:t>
      </w:r>
      <w:del w:id="318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19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广西生态义警</w:t>
      </w:r>
      <w:del w:id="320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21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。推行公安与行政</w:t>
      </w:r>
      <w:del w:id="322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23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同堂培训</w:t>
      </w:r>
      <w:del w:id="324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25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、群防力量</w:t>
      </w:r>
      <w:del w:id="326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27" w:author="马昌升" w:date="2026-06-26T09:08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联动轮训</w:t>
      </w:r>
      <w:del w:id="328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29" w:author="马昌升" w:date="2026-06-26T09:08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FFFFFF"/>
          <w:lang w:val="en-US" w:eastAsia="zh-CN"/>
        </w:rPr>
        <w:t>模式，统一核心执法理念，规范协作流程，打通行刑衔接堵点。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pPrChange w:id="330" w:author="马昌升" w:date="2026-06-26T09:07:55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60" w:lineRule="exact"/>
            <w:ind w:left="0" w:leftChars="0" w:right="0" w:rightChars="0" w:firstLine="640" w:firstLineChars="200"/>
            <w:jc w:val="both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（三）加强基础建设。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争取当地党委政府政策、编制与经费支持，将生态警务机制建设纳入中央转移支付重点项目资金予以统筹保障。新建与利旧并举，推进市、县（市、区）联勤中心建设；在生态要素复杂区域，依托警务室、林业站、监测站等现有资源建设基层联勤（共治）工作站，健全</w:t>
      </w:r>
      <w:del w:id="331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“</w:delText>
        </w:r>
      </w:del>
      <w:ins w:id="332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联勤（共治）中心（工作站）+流程标准化+基础管控平台</w:t>
      </w:r>
      <w:del w:id="333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delText>”</w:delText>
        </w:r>
      </w:del>
      <w:ins w:id="334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运行体系。加快环境资源案件检验鉴定、涉案物品保管处置等基础建设，构建公安、行政主管部门、社会鉴定机构协同参与的专业技术支撑体系。深化与高校科研院所合作，强化理论科研攻关。加强快检设备、感知设备、无人机、巡逻艇等装备的配备。依托现有宣教基地，打造集生态修复、物种保护、成果展示、宣教于一体的多元化生态警务宣教基地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ins w:id="336" w:author="马昌升" w:date="2026-06-26T09:19:44Z"/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335" w:author="马昌升" w:date="2026-06-26T09:19:43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（四）强化数智赋能。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依托公安大数据基座，整合警务、政务及开源数据，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加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强行政主管部门间数据共享，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以广西公安环食药侦综合应用系统多跨协同子系统为平台，整合</w:t>
      </w:r>
      <w:del w:id="337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38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公安+行政</w:t>
      </w:r>
      <w:del w:id="339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40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数据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资源，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实现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监测预警、全维分析、行刑衔接、集约作战一体化，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推动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风险一网感知、监管全链贯通。总结提炼大数据赋能战法，实施重点场景建库、建模、建智能体，迭代推广实战应用，提升精准打击能力。依托社会治安防控体系与</w:t>
      </w:r>
      <w:del w:id="341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42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雪亮工程</w:t>
      </w:r>
      <w:del w:id="343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44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，推进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  <w:lang w:eastAsia="zh-CN"/>
        </w:rPr>
        <w:t>智能识别设备、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无人机巡航、电子围栏、热成像等前端感知向生态重点区域延伸，全面实现从</w:t>
      </w:r>
      <w:del w:id="345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46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人防</w:t>
      </w:r>
      <w:del w:id="347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48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向</w:t>
      </w:r>
      <w:del w:id="349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“</w:delText>
        </w:r>
      </w:del>
      <w:ins w:id="350" w:author="马昌升" w:date="2026-06-26T09:08:45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“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智防</w:t>
      </w:r>
      <w:del w:id="351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</w:rPr>
          <w:delText>”</w:delText>
        </w:r>
      </w:del>
      <w:ins w:id="352" w:author="马昌升" w:date="2026-06-26T09:08:56Z">
        <w:r>
          <w:rPr>
            <w:rFonts w:hint="eastAsia" w:ascii="仿宋_GB2312" w:hAnsi="仿宋_GB2312" w:eastAsia="仿宋_GB2312" w:cs="仿宋_GB2312"/>
            <w:i w:val="0"/>
            <w:caps w:val="0"/>
            <w:color w:val="auto"/>
            <w:spacing w:val="0"/>
            <w:sz w:val="32"/>
            <w:szCs w:val="32"/>
            <w:lang w:eastAsia="zh-CN"/>
          </w:rPr>
          <w:t>”</w:t>
        </w:r>
      </w:ins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t>的根本转变。</w:t>
      </w:r>
    </w:p>
    <w:p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del w:id="354" w:author="马昌升" w:date="2026-06-26T09:19:40Z"/>
          <w:rFonts w:hint="eastAsia" w:ascii="仿宋_GB2312" w:hAnsi="仿宋_GB2312" w:eastAsia="仿宋_GB2312" w:cs="仿宋_GB2312"/>
          <w:i w:val="0"/>
          <w:caps w:val="0"/>
          <w:color w:val="auto"/>
          <w:spacing w:val="0"/>
          <w:sz w:val="32"/>
          <w:szCs w:val="32"/>
        </w:rPr>
        <w:pPrChange w:id="353" w:author="马昌升" w:date="2026-06-26T09:19:43Z">
          <w:pPr>
            <w:pStyle w:val="5"/>
            <w:keepNext w:val="0"/>
            <w:keepLines w:val="0"/>
            <w:pageBreakBefore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560" w:lineRule="exact"/>
            <w:ind w:left="0" w:right="0" w:firstLine="640" w:firstLineChars="200"/>
            <w:textAlignment w:val="auto"/>
          </w:pPr>
        </w:pPrChange>
      </w:pPr>
      <w:bookmarkStart w:id="0" w:name="_GoBack"/>
      <w:bookmarkEnd w:id="0"/>
    </w:p>
    <w:p>
      <w:pPr>
        <w:pStyle w:val="5"/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jc w:val="both"/>
        <w:textAlignment w:val="auto"/>
        <w:rPr>
          <w:del w:id="356" w:author="马昌升" w:date="2026-06-26T09:19:34Z"/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pPrChange w:id="355" w:author="马昌升" w:date="2026-06-26T09:19:43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N/>
            <w:bidi w:val="0"/>
            <w:adjustRightInd/>
            <w:snapToGrid/>
            <w:spacing w:line="560" w:lineRule="exact"/>
            <w:ind w:firstLine="640" w:firstLineChars="200"/>
            <w:textAlignment w:val="auto"/>
          </w:pPr>
        </w:pPrChange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（五）强化督导考核。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将生态警务建设成效深度融入广西生态文明建设考核目标体系，严格落实生态环境保护</w:t>
      </w:r>
      <w:del w:id="357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delText>“</w:delText>
        </w:r>
      </w:del>
      <w:ins w:id="358" w:author="马昌升" w:date="2026-06-26T09:08:45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t>“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党政同责、一岗双责</w:t>
      </w:r>
      <w:del w:id="359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delText>”</w:delText>
        </w:r>
      </w:del>
      <w:ins w:id="360" w:author="马昌升" w:date="2026-06-26T09:08:56Z">
        <w:r>
          <w:rPr>
            <w:rFonts w:hint="eastAsia" w:ascii="仿宋_GB2312" w:hAnsi="仿宋_GB2312" w:eastAsia="仿宋_GB2312" w:cs="仿宋_GB2312"/>
            <w:color w:val="auto"/>
            <w:kern w:val="0"/>
            <w:sz w:val="32"/>
            <w:szCs w:val="32"/>
            <w:shd w:val="clear" w:color="auto" w:fill="FFFFFF"/>
            <w:lang w:val="en-US" w:eastAsia="zh-CN" w:bidi="ar-SA"/>
          </w:rPr>
          <w:t>”</w:t>
        </w:r>
      </w:ins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 w:bidi="ar-SA"/>
        </w:rPr>
        <w:t>及损害责任终身追究制，以刚性考核倒逼责任落实，确保生态警务机制落地见效。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firstLine="480" w:firstLineChars="200"/>
        <w:jc w:val="both"/>
        <w:rPr>
          <w:color w:val="auto"/>
        </w:rPr>
        <w:pPrChange w:id="361" w:author="马昌升" w:date="2026-06-26T09:19:43Z">
          <w:pPr/>
        </w:pPrChange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马昌升">
    <w15:presenceInfo w15:providerId="None" w15:userId="马昌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912FD"/>
    <w:rsid w:val="01074AA0"/>
    <w:rsid w:val="035769E5"/>
    <w:rsid w:val="041D5AD4"/>
    <w:rsid w:val="05E13C00"/>
    <w:rsid w:val="065D3DC5"/>
    <w:rsid w:val="085529D6"/>
    <w:rsid w:val="0B6731D3"/>
    <w:rsid w:val="0D3D3FFD"/>
    <w:rsid w:val="0ED825F3"/>
    <w:rsid w:val="123F5940"/>
    <w:rsid w:val="145912FD"/>
    <w:rsid w:val="146F4732"/>
    <w:rsid w:val="16454D67"/>
    <w:rsid w:val="18594463"/>
    <w:rsid w:val="186C0203"/>
    <w:rsid w:val="1B6B5C8E"/>
    <w:rsid w:val="1BDA72BF"/>
    <w:rsid w:val="1CE55753"/>
    <w:rsid w:val="1D6E5AE5"/>
    <w:rsid w:val="1F1A2886"/>
    <w:rsid w:val="20A30B7A"/>
    <w:rsid w:val="217F5302"/>
    <w:rsid w:val="22121FAF"/>
    <w:rsid w:val="228C32C4"/>
    <w:rsid w:val="23095611"/>
    <w:rsid w:val="26141472"/>
    <w:rsid w:val="26FC5E1D"/>
    <w:rsid w:val="28D81877"/>
    <w:rsid w:val="2AF6783B"/>
    <w:rsid w:val="2BCA6FF0"/>
    <w:rsid w:val="2D025F68"/>
    <w:rsid w:val="2D7255D1"/>
    <w:rsid w:val="2E2A6B78"/>
    <w:rsid w:val="2E9543F6"/>
    <w:rsid w:val="2FFB3DE8"/>
    <w:rsid w:val="305F47D4"/>
    <w:rsid w:val="308E656C"/>
    <w:rsid w:val="316D6BBF"/>
    <w:rsid w:val="319B09AC"/>
    <w:rsid w:val="329363F6"/>
    <w:rsid w:val="33283C7B"/>
    <w:rsid w:val="337D05AB"/>
    <w:rsid w:val="33C874E7"/>
    <w:rsid w:val="342C574B"/>
    <w:rsid w:val="35ED704E"/>
    <w:rsid w:val="35F902D7"/>
    <w:rsid w:val="36B100C3"/>
    <w:rsid w:val="36F11002"/>
    <w:rsid w:val="37DB3E14"/>
    <w:rsid w:val="37DE7573"/>
    <w:rsid w:val="37EA13AA"/>
    <w:rsid w:val="3A5C2375"/>
    <w:rsid w:val="3B406EAE"/>
    <w:rsid w:val="3C0E26BD"/>
    <w:rsid w:val="3CFC7CCF"/>
    <w:rsid w:val="40424593"/>
    <w:rsid w:val="41B17486"/>
    <w:rsid w:val="43330F41"/>
    <w:rsid w:val="43F57B91"/>
    <w:rsid w:val="44C83C4B"/>
    <w:rsid w:val="463C4587"/>
    <w:rsid w:val="46853168"/>
    <w:rsid w:val="498524FB"/>
    <w:rsid w:val="4AB96078"/>
    <w:rsid w:val="4AD64835"/>
    <w:rsid w:val="4C50079C"/>
    <w:rsid w:val="4E3D6450"/>
    <w:rsid w:val="517232D8"/>
    <w:rsid w:val="52507841"/>
    <w:rsid w:val="53DB3BE1"/>
    <w:rsid w:val="53EC36EA"/>
    <w:rsid w:val="54DE7310"/>
    <w:rsid w:val="55150ECC"/>
    <w:rsid w:val="565C12E7"/>
    <w:rsid w:val="56613FBB"/>
    <w:rsid w:val="574F5A51"/>
    <w:rsid w:val="585F6E88"/>
    <w:rsid w:val="59565D05"/>
    <w:rsid w:val="5BDA1720"/>
    <w:rsid w:val="5E78370B"/>
    <w:rsid w:val="5EC01A3A"/>
    <w:rsid w:val="5EF00DF8"/>
    <w:rsid w:val="61302095"/>
    <w:rsid w:val="61F21E90"/>
    <w:rsid w:val="62403811"/>
    <w:rsid w:val="656B4552"/>
    <w:rsid w:val="66951599"/>
    <w:rsid w:val="66B225A4"/>
    <w:rsid w:val="673D532C"/>
    <w:rsid w:val="68BE6A03"/>
    <w:rsid w:val="693C19EE"/>
    <w:rsid w:val="69EF3FE5"/>
    <w:rsid w:val="6A73466F"/>
    <w:rsid w:val="6BAD7AF8"/>
    <w:rsid w:val="6C7A46C7"/>
    <w:rsid w:val="6C85138F"/>
    <w:rsid w:val="6F6753E1"/>
    <w:rsid w:val="6F9D1405"/>
    <w:rsid w:val="72A14360"/>
    <w:rsid w:val="73325D95"/>
    <w:rsid w:val="7449462E"/>
    <w:rsid w:val="751E652D"/>
    <w:rsid w:val="76846AFE"/>
    <w:rsid w:val="76DB12CD"/>
    <w:rsid w:val="788F3AD4"/>
    <w:rsid w:val="7A0C54CD"/>
    <w:rsid w:val="7A52291A"/>
    <w:rsid w:val="7B822613"/>
    <w:rsid w:val="7F0A4141"/>
    <w:rsid w:val="7F631781"/>
    <w:rsid w:val="7FB7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2026-05-15T07:19:00Z</dcterms:created>
  <dc:creator>冯基兰</dc:creator>
  <cp:lastModifiedBy>马昌升</cp:lastModifiedBy>
  <dcterms:modified xsi:type="dcterms:W3CDTF">2026-06-26T01:20:22Z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61C0CFEB930747568C5DA358DEF670BA</vt:lpwstr>
  </property>
</Properties>
</file>