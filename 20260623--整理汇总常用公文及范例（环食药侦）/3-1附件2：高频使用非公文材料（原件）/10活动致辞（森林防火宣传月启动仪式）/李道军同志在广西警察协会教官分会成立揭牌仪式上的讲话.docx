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40" w:lineRule="exact"/>
        <w:ind w:firstLine="0"/>
        <w:jc w:val="center"/>
        <w:rPr>
          <w:ins w:id="26" w:author="农斌" w:date="2022-06-22T09:26:24Z"/>
          <w:del w:id="27" w:author="谭雨馨" w:date="2022-06-22T16:20:57Z"/>
          <w:rFonts w:hint="eastAsia" w:ascii="方正小标宋简体" w:eastAsia="方正小标宋简体" w:cs="方正小标宋简体"/>
          <w:color w:val="000000" w:themeColor="text1"/>
          <w:sz w:val="44"/>
          <w:szCs w:val="44"/>
          <w14:textFill>
            <w14:solidFill>
              <w14:schemeClr w14:val="tx1"/>
            </w14:solidFill>
          </w14:textFill>
        </w:rPr>
        <w:pPrChange w:id="25" w:author="农斌" w:date="2022-06-22T09:25:22Z">
          <w:pPr>
            <w:ind w:firstLine="0"/>
            <w:jc w:val="center"/>
          </w:pPr>
        </w:pPrChange>
      </w:pPr>
      <w:r>
        <w:rPr>
          <w:rFonts w:hint="eastAsia" w:ascii="方正小标宋简体" w:eastAsia="方正小标宋简体" w:cs="方正小标宋简体"/>
          <w:color w:val="000000" w:themeColor="text1"/>
          <w:sz w:val="44"/>
          <w:szCs w:val="44"/>
          <w:rPrChange w:id="28" w:author="农斌" w:date="2022-06-22T09:23:37Z">
            <w:rPr>
              <w:rFonts w:hint="eastAsia" w:ascii="方正小标宋简体" w:eastAsia="方正小标宋简体"/>
              <w:color w:val="000000" w:themeColor="text1"/>
              <w:sz w:val="42"/>
              <w:szCs w:val="44"/>
              <w14:textFill>
                <w14:solidFill>
                  <w14:schemeClr w14:val="tx1"/>
                </w14:solidFill>
              </w14:textFill>
            </w:rPr>
          </w:rPrChange>
          <w14:textFill>
            <w14:solidFill>
              <w14:schemeClr w14:val="tx1"/>
            </w14:solidFill>
          </w14:textFill>
        </w:rPr>
        <w:t>在广西警察协会教官分会</w:t>
      </w:r>
    </w:p>
    <w:p>
      <w:pPr>
        <w:spacing w:line="640" w:lineRule="exact"/>
        <w:ind w:firstLine="0"/>
        <w:jc w:val="center"/>
        <w:rPr>
          <w:ins w:id="30" w:author="谭雨馨" w:date="2022-06-22T16:21:00Z"/>
          <w:rFonts w:hint="eastAsia" w:ascii="方正小标宋简体" w:eastAsia="方正小标宋简体" w:cs="方正小标宋简体"/>
          <w:color w:val="000000" w:themeColor="text1"/>
          <w:sz w:val="44"/>
          <w:szCs w:val="44"/>
          <w14:textFill>
            <w14:solidFill>
              <w14:schemeClr w14:val="tx1"/>
            </w14:solidFill>
          </w14:textFill>
        </w:rPr>
        <w:pPrChange w:id="29" w:author="农斌" w:date="2022-06-22T09:26:26Z">
          <w:pPr>
            <w:ind w:firstLine="0"/>
            <w:jc w:val="center"/>
          </w:pPr>
        </w:pPrChange>
      </w:pPr>
      <w:r>
        <w:rPr>
          <w:rFonts w:hint="eastAsia" w:ascii="方正小标宋简体" w:eastAsia="方正小标宋简体" w:cs="方正小标宋简体"/>
          <w:color w:val="000000" w:themeColor="text1"/>
          <w:sz w:val="44"/>
          <w:szCs w:val="44"/>
          <w:rPrChange w:id="31" w:author="农斌" w:date="2022-06-22T09:23:37Z">
            <w:rPr>
              <w:rFonts w:hint="eastAsia" w:ascii="方正小标宋简体" w:eastAsia="方正小标宋简体"/>
              <w:color w:val="000000" w:themeColor="text1"/>
              <w:sz w:val="42"/>
              <w:szCs w:val="44"/>
              <w14:textFill>
                <w14:solidFill>
                  <w14:schemeClr w14:val="tx1"/>
                </w14:solidFill>
              </w14:textFill>
            </w:rPr>
          </w:rPrChange>
          <w14:textFill>
            <w14:solidFill>
              <w14:schemeClr w14:val="tx1"/>
            </w14:solidFill>
          </w14:textFill>
        </w:rPr>
        <w:t>成立</w:t>
      </w:r>
    </w:p>
    <w:p>
      <w:pPr>
        <w:spacing w:line="640" w:lineRule="exact"/>
        <w:ind w:firstLine="0"/>
        <w:jc w:val="center"/>
        <w:rPr>
          <w:rFonts w:ascii="方正小标宋简体" w:eastAsia="方正小标宋简体" w:cs="方正小标宋简体"/>
          <w:color w:val="000000" w:themeColor="text1"/>
          <w:sz w:val="44"/>
          <w:szCs w:val="44"/>
          <w:rPrChange w:id="33" w:author="农斌" w:date="2022-06-22T09:23:37Z">
            <w:rPr>
              <w:rFonts w:ascii="方正小标宋简体" w:eastAsia="方正小标宋简体"/>
              <w:color w:val="000000" w:themeColor="text1"/>
              <w:sz w:val="42"/>
              <w:szCs w:val="44"/>
              <w14:textFill>
                <w14:solidFill>
                  <w14:schemeClr w14:val="tx1"/>
                </w14:solidFill>
              </w14:textFill>
            </w:rPr>
          </w:rPrChange>
          <w14:textFill>
            <w14:solidFill>
              <w14:schemeClr w14:val="tx1"/>
            </w14:solidFill>
          </w14:textFill>
        </w:rPr>
        <w:pPrChange w:id="32" w:author="农斌" w:date="2022-06-22T09:26:26Z">
          <w:pPr>
            <w:ind w:firstLine="0"/>
            <w:jc w:val="center"/>
          </w:pPr>
        </w:pPrChange>
      </w:pPr>
      <w:r>
        <w:rPr>
          <w:rFonts w:hint="eastAsia" w:ascii="方正小标宋简体" w:eastAsia="方正小标宋简体" w:cs="方正小标宋简体"/>
          <w:color w:val="000000" w:themeColor="text1"/>
          <w:sz w:val="44"/>
          <w:szCs w:val="44"/>
          <w:rPrChange w:id="34" w:author="农斌" w:date="2022-06-22T09:23:37Z">
            <w:rPr>
              <w:rFonts w:hint="eastAsia" w:ascii="方正小标宋简体" w:eastAsia="方正小标宋简体"/>
              <w:color w:val="000000" w:themeColor="text1"/>
              <w:sz w:val="42"/>
              <w:szCs w:val="44"/>
              <w14:textFill>
                <w14:solidFill>
                  <w14:schemeClr w14:val="tx1"/>
                </w14:solidFill>
              </w14:textFill>
            </w:rPr>
          </w:rPrChange>
          <w14:textFill>
            <w14:solidFill>
              <w14:schemeClr w14:val="tx1"/>
            </w14:solidFill>
          </w14:textFill>
        </w:rPr>
        <w:t>揭牌仪式上的讲话</w:t>
      </w:r>
    </w:p>
    <w:p>
      <w:pPr>
        <w:spacing w:line="640" w:lineRule="exact"/>
        <w:ind w:firstLine="0"/>
        <w:jc w:val="center"/>
        <w:rPr>
          <w:del w:id="36" w:author="农斌" w:date="2022-06-22T09:27:11Z"/>
          <w:rFonts w:hint="eastAsia" w:ascii="楷体_GB2312" w:hAnsi="楷体_GB2312" w:eastAsia="楷体_GB2312" w:cs="楷体_GB2312"/>
          <w:color w:val="000000" w:themeColor="text1"/>
          <w:sz w:val="36"/>
          <w:szCs w:val="36"/>
          <w:rPrChange w:id="37" w:author="农斌" w:date="2022-06-22T09:24:48Z">
            <w:rPr>
              <w:del w:id="38" w:author="农斌" w:date="2022-06-22T09:27:11Z"/>
              <w:rFonts w:ascii="楷体_GB2312" w:eastAsia="楷体_GB2312"/>
              <w:color w:val="000000" w:themeColor="text1"/>
              <w:sz w:val="36"/>
              <w:szCs w:val="36"/>
              <w14:textFill>
                <w14:solidFill>
                  <w14:schemeClr w14:val="tx1"/>
                </w14:solidFill>
              </w14:textFill>
            </w:rPr>
          </w:rPrChange>
          <w14:textFill>
            <w14:solidFill>
              <w14:schemeClr w14:val="tx1"/>
            </w14:solidFill>
          </w14:textFill>
        </w:rPr>
        <w:pPrChange w:id="35" w:author="农斌" w:date="2022-06-22T09:25:53Z">
          <w:pPr>
            <w:spacing w:line="660" w:lineRule="exact"/>
            <w:ind w:firstLine="0"/>
            <w:jc w:val="center"/>
          </w:pPr>
        </w:pPrChange>
      </w:pPr>
      <w:del w:id="39" w:author="农斌" w:date="2022-06-22T09:27:11Z">
        <w:r>
          <w:rPr>
            <w:rFonts w:hint="eastAsia" w:ascii="楷体_GB2312" w:hAnsi="楷体_GB2312" w:eastAsia="楷体_GB2312" w:cs="楷体_GB2312"/>
            <w:color w:val="000000" w:themeColor="text1"/>
            <w:sz w:val="36"/>
            <w:szCs w:val="36"/>
            <w:rPrChange w:id="40" w:author="农斌" w:date="2022-06-22T09:24:48Z">
              <w:rPr>
                <w:rFonts w:hint="eastAsia" w:ascii="楷体_GB2312" w:eastAsia="楷体_GB2312"/>
                <w:color w:val="000000" w:themeColor="text1"/>
                <w:sz w:val="36"/>
                <w:szCs w:val="36"/>
                <w14:textFill>
                  <w14:solidFill>
                    <w14:schemeClr w14:val="tx1"/>
                  </w14:solidFill>
                </w14:textFill>
              </w:rPr>
            </w:rPrChange>
            <w14:textFill>
              <w14:solidFill>
                <w14:schemeClr w14:val="tx1"/>
              </w14:solidFill>
            </w14:textFill>
          </w:rPr>
          <w:delText xml:space="preserve">自治区公安厅党委委员、政治部主任  </w:delText>
        </w:r>
      </w:del>
      <w:del w:id="41" w:author="农斌" w:date="2022-06-22T09:27:11Z">
        <w:r>
          <w:rPr>
            <w:rFonts w:hint="eastAsia" w:ascii="楷体_GB2312" w:hAnsi="楷体_GB2312" w:eastAsia="楷体_GB2312" w:cs="楷体_GB2312"/>
            <w:color w:val="000000" w:themeColor="text1"/>
            <w:sz w:val="36"/>
            <w:szCs w:val="36"/>
            <w:rPrChange w:id="42" w:author="农斌" w:date="2022-06-22T09:24:48Z">
              <w:rPr>
                <w:rFonts w:hint="eastAsia" w:ascii="楷体_GB2312" w:eastAsia="楷体_GB2312"/>
                <w:color w:val="000000" w:themeColor="text1"/>
                <w:sz w:val="36"/>
                <w:szCs w:val="36"/>
                <w14:textFill>
                  <w14:solidFill>
                    <w14:schemeClr w14:val="tx1"/>
                  </w14:solidFill>
                </w14:textFill>
              </w:rPr>
            </w:rPrChange>
            <w14:textFill>
              <w14:solidFill>
                <w14:schemeClr w14:val="tx1"/>
              </w14:solidFill>
            </w14:textFill>
          </w:rPr>
          <w:delText>李道军</w:delText>
        </w:r>
      </w:del>
    </w:p>
    <w:p>
      <w:pPr>
        <w:spacing w:line="640" w:lineRule="exact"/>
        <w:ind w:firstLine="0"/>
        <w:jc w:val="center"/>
        <w:rPr>
          <w:ins w:id="44" w:author="谭雨馨" w:date="2022-06-22T16:22:57Z"/>
          <w:rFonts w:hint="eastAsia" w:ascii="楷体_GB2312" w:hAnsi="楷体_GB2312" w:eastAsia="楷体_GB2312" w:cs="楷体_GB2312"/>
          <w:color w:val="000000" w:themeColor="text1"/>
          <w:sz w:val="36"/>
          <w:szCs w:val="36"/>
          <w14:textFill>
            <w14:solidFill>
              <w14:schemeClr w14:val="tx1"/>
            </w14:solidFill>
          </w14:textFill>
        </w:rPr>
        <w:pPrChange w:id="43" w:author="谭雨馨" w:date="2022-06-22T16:22:57Z">
          <w:pPr>
            <w:spacing w:line="660" w:lineRule="exact"/>
            <w:ind w:firstLine="0"/>
            <w:jc w:val="center"/>
          </w:pPr>
        </w:pPrChange>
      </w:pPr>
      <w:r>
        <w:rPr>
          <w:rFonts w:hint="eastAsia" w:ascii="楷体_GB2312" w:hAnsi="楷体_GB2312" w:eastAsia="楷体_GB2312" w:cs="楷体_GB2312"/>
          <w:color w:val="000000" w:themeColor="text1"/>
          <w:sz w:val="36"/>
          <w:szCs w:val="36"/>
          <w:rPrChange w:id="45" w:author="谭雨馨" w:date="2022-06-22T16:24:12Z">
            <w:rPr>
              <w:rFonts w:hint="eastAsia"/>
              <w:color w:val="000000" w:themeColor="text1"/>
              <w:sz w:val="36"/>
              <w:szCs w:val="36"/>
              <w14:textFill>
                <w14:solidFill>
                  <w14:schemeClr w14:val="tx1"/>
                </w14:solidFill>
              </w14:textFill>
            </w:rPr>
          </w:rPrChange>
          <w14:textFill>
            <w14:solidFill>
              <w14:schemeClr w14:val="tx1"/>
            </w14:solidFill>
          </w14:textFill>
        </w:rPr>
        <w:t>（</w:t>
      </w:r>
      <w:r>
        <w:rPr>
          <w:rFonts w:hint="eastAsia" w:eastAsia="楷体_GB2312" w:cs="楷体_GB2312"/>
          <w:color w:val="000000" w:themeColor="text1"/>
          <w:sz w:val="36"/>
          <w:szCs w:val="36"/>
          <w:rPrChange w:id="46" w:author="谭雨馨" w:date="2022-06-22T17:48:39Z">
            <w:rPr>
              <w:rFonts w:hint="eastAsia"/>
              <w:color w:val="000000" w:themeColor="text1"/>
              <w:sz w:val="36"/>
              <w:szCs w:val="36"/>
              <w14:textFill>
                <w14:solidFill>
                  <w14:schemeClr w14:val="tx1"/>
                </w14:solidFill>
              </w14:textFill>
            </w:rPr>
          </w:rPrChange>
          <w14:textFill>
            <w14:solidFill>
              <w14:schemeClr w14:val="tx1"/>
            </w14:solidFill>
          </w14:textFill>
        </w:rPr>
        <w:t>2</w:t>
      </w:r>
      <w:r>
        <w:rPr>
          <w:rFonts w:hint="eastAsia" w:eastAsia="楷体_GB2312" w:cs="楷体_GB2312"/>
          <w:color w:val="000000" w:themeColor="text1"/>
          <w:sz w:val="36"/>
          <w:szCs w:val="36"/>
          <w:rPrChange w:id="47" w:author="谭雨馨" w:date="2022-06-22T17:48:39Z">
            <w:rPr>
              <w:rFonts w:hint="eastAsia"/>
              <w:color w:val="000000" w:themeColor="text1"/>
              <w:sz w:val="36"/>
              <w:szCs w:val="36"/>
              <w14:textFill>
                <w14:solidFill>
                  <w14:schemeClr w14:val="tx1"/>
                </w14:solidFill>
              </w14:textFill>
            </w:rPr>
          </w:rPrChange>
          <w14:textFill>
            <w14:solidFill>
              <w14:schemeClr w14:val="tx1"/>
            </w14:solidFill>
          </w14:textFill>
        </w:rPr>
        <w:t>0</w:t>
      </w:r>
      <w:r>
        <w:rPr>
          <w:rFonts w:hint="eastAsia" w:eastAsia="楷体_GB2312" w:cs="楷体_GB2312"/>
          <w:color w:val="000000" w:themeColor="text1"/>
          <w:sz w:val="36"/>
          <w:szCs w:val="36"/>
          <w:rPrChange w:id="48" w:author="谭雨馨" w:date="2022-06-22T17:48:39Z">
            <w:rPr>
              <w:rFonts w:hint="eastAsia"/>
              <w:color w:val="000000" w:themeColor="text1"/>
              <w:sz w:val="36"/>
              <w:szCs w:val="36"/>
              <w14:textFill>
                <w14:solidFill>
                  <w14:schemeClr w14:val="tx1"/>
                </w14:solidFill>
              </w14:textFill>
            </w:rPr>
          </w:rPrChange>
          <w14:textFill>
            <w14:solidFill>
              <w14:schemeClr w14:val="tx1"/>
            </w14:solidFill>
          </w14:textFill>
        </w:rPr>
        <w:t>2</w:t>
      </w:r>
      <w:r>
        <w:rPr>
          <w:rFonts w:hint="eastAsia" w:eastAsia="楷体_GB2312" w:cs="楷体_GB2312"/>
          <w:color w:val="000000" w:themeColor="text1"/>
          <w:sz w:val="36"/>
          <w:szCs w:val="36"/>
          <w:rPrChange w:id="49" w:author="谭雨馨" w:date="2022-06-22T17:48:39Z">
            <w:rPr>
              <w:rFonts w:hint="eastAsia"/>
              <w:color w:val="000000" w:themeColor="text1"/>
              <w:sz w:val="36"/>
              <w:szCs w:val="36"/>
              <w14:textFill>
                <w14:solidFill>
                  <w14:schemeClr w14:val="tx1"/>
                </w14:solidFill>
              </w14:textFill>
            </w:rPr>
          </w:rPrChange>
          <w14:textFill>
            <w14:solidFill>
              <w14:schemeClr w14:val="tx1"/>
            </w14:solidFill>
          </w14:textFill>
        </w:rPr>
        <w:t>2</w:t>
      </w:r>
      <w:r>
        <w:rPr>
          <w:rFonts w:hint="eastAsia" w:ascii="楷体_GB2312" w:hAnsi="楷体_GB2312" w:eastAsia="楷体_GB2312" w:cs="楷体_GB2312"/>
          <w:color w:val="000000" w:themeColor="text1"/>
          <w:sz w:val="36"/>
          <w:szCs w:val="36"/>
          <w:rPrChange w:id="50" w:author="谭雨馨" w:date="2022-06-22T16:24:12Z">
            <w:rPr>
              <w:rFonts w:hint="eastAsia"/>
              <w:color w:val="000000" w:themeColor="text1"/>
              <w:sz w:val="36"/>
              <w:szCs w:val="36"/>
              <w14:textFill>
                <w14:solidFill>
                  <w14:schemeClr w14:val="tx1"/>
                </w14:solidFill>
              </w14:textFill>
            </w:rPr>
          </w:rPrChange>
          <w14:textFill>
            <w14:solidFill>
              <w14:schemeClr w14:val="tx1"/>
            </w14:solidFill>
          </w14:textFill>
        </w:rPr>
        <w:t>年</w:t>
      </w:r>
      <w:r>
        <w:rPr>
          <w:rFonts w:hint="eastAsia" w:eastAsia="楷体_GB2312" w:cs="楷体_GB2312"/>
          <w:color w:val="000000" w:themeColor="text1"/>
          <w:sz w:val="36"/>
          <w:szCs w:val="36"/>
          <w:rPrChange w:id="51" w:author="谭雨馨" w:date="2022-06-22T17:48:39Z">
            <w:rPr>
              <w:rFonts w:hint="eastAsia"/>
              <w:color w:val="000000" w:themeColor="text1"/>
              <w:sz w:val="36"/>
              <w:szCs w:val="36"/>
              <w14:textFill>
                <w14:solidFill>
                  <w14:schemeClr w14:val="tx1"/>
                </w14:solidFill>
              </w14:textFill>
            </w:rPr>
          </w:rPrChange>
          <w14:textFill>
            <w14:solidFill>
              <w14:schemeClr w14:val="tx1"/>
            </w14:solidFill>
          </w14:textFill>
        </w:rPr>
        <w:t>6</w:t>
      </w:r>
      <w:r>
        <w:rPr>
          <w:rFonts w:hint="eastAsia" w:ascii="楷体_GB2312" w:hAnsi="楷体_GB2312" w:eastAsia="楷体_GB2312" w:cs="楷体_GB2312"/>
          <w:color w:val="000000" w:themeColor="text1"/>
          <w:sz w:val="36"/>
          <w:szCs w:val="36"/>
          <w:rPrChange w:id="52" w:author="谭雨馨" w:date="2022-06-22T16:24:12Z">
            <w:rPr>
              <w:rFonts w:hint="eastAsia"/>
              <w:color w:val="000000" w:themeColor="text1"/>
              <w:sz w:val="36"/>
              <w:szCs w:val="36"/>
              <w14:textFill>
                <w14:solidFill>
                  <w14:schemeClr w14:val="tx1"/>
                </w14:solidFill>
              </w14:textFill>
            </w:rPr>
          </w:rPrChange>
          <w14:textFill>
            <w14:solidFill>
              <w14:schemeClr w14:val="tx1"/>
            </w14:solidFill>
          </w14:textFill>
        </w:rPr>
        <w:t>月</w:t>
      </w:r>
      <w:r>
        <w:rPr>
          <w:rFonts w:hint="eastAsia" w:eastAsia="楷体_GB2312" w:cs="楷体_GB2312"/>
          <w:color w:val="000000" w:themeColor="text1"/>
          <w:sz w:val="36"/>
          <w:szCs w:val="36"/>
          <w:rPrChange w:id="53" w:author="谭雨馨" w:date="2022-06-22T17:48:39Z">
            <w:rPr>
              <w:rFonts w:hint="eastAsia"/>
              <w:color w:val="000000" w:themeColor="text1"/>
              <w:sz w:val="36"/>
              <w:szCs w:val="36"/>
              <w14:textFill>
                <w14:solidFill>
                  <w14:schemeClr w14:val="tx1"/>
                </w14:solidFill>
              </w14:textFill>
            </w:rPr>
          </w:rPrChange>
          <w14:textFill>
            <w14:solidFill>
              <w14:schemeClr w14:val="tx1"/>
            </w14:solidFill>
          </w14:textFill>
        </w:rPr>
        <w:t>2</w:t>
      </w:r>
      <w:r>
        <w:rPr>
          <w:rFonts w:hint="eastAsia" w:eastAsia="楷体_GB2312" w:cs="楷体_GB2312"/>
          <w:color w:val="000000" w:themeColor="text1"/>
          <w:sz w:val="36"/>
          <w:szCs w:val="36"/>
          <w:rPrChange w:id="54" w:author="谭雨馨" w:date="2022-06-22T17:48:39Z">
            <w:rPr>
              <w:rFonts w:hint="eastAsia"/>
              <w:color w:val="000000" w:themeColor="text1"/>
              <w:sz w:val="36"/>
              <w:szCs w:val="36"/>
              <w14:textFill>
                <w14:solidFill>
                  <w14:schemeClr w14:val="tx1"/>
                </w14:solidFill>
              </w14:textFill>
            </w:rPr>
          </w:rPrChange>
          <w14:textFill>
            <w14:solidFill>
              <w14:schemeClr w14:val="tx1"/>
            </w14:solidFill>
          </w14:textFill>
        </w:rPr>
        <w:t>3</w:t>
      </w:r>
      <w:r>
        <w:rPr>
          <w:rFonts w:hint="eastAsia" w:ascii="楷体_GB2312" w:hAnsi="楷体_GB2312" w:eastAsia="楷体_GB2312" w:cs="楷体_GB2312"/>
          <w:color w:val="000000" w:themeColor="text1"/>
          <w:sz w:val="36"/>
          <w:szCs w:val="36"/>
          <w:rPrChange w:id="55" w:author="谭雨馨" w:date="2022-06-22T16:24:12Z">
            <w:rPr>
              <w:rFonts w:hint="eastAsia"/>
              <w:color w:val="000000" w:themeColor="text1"/>
              <w:sz w:val="36"/>
              <w:szCs w:val="36"/>
              <w14:textFill>
                <w14:solidFill>
                  <w14:schemeClr w14:val="tx1"/>
                </w14:solidFill>
              </w14:textFill>
            </w:rPr>
          </w:rPrChange>
          <w14:textFill>
            <w14:solidFill>
              <w14:schemeClr w14:val="tx1"/>
            </w14:solidFill>
          </w14:textFill>
        </w:rPr>
        <w:t>日）</w:t>
      </w:r>
    </w:p>
    <w:p>
      <w:pPr>
        <w:spacing w:line="640" w:lineRule="exact"/>
        <w:ind w:firstLine="0"/>
        <w:jc w:val="both"/>
        <w:rPr>
          <w:del w:id="57" w:author="谭雨馨" w:date="2022-06-22T16:22:50Z"/>
          <w:rFonts w:hint="eastAsia" w:ascii="楷体_GB2312" w:hAnsi="楷体_GB2312" w:eastAsia="楷体_GB2312" w:cs="楷体_GB2312"/>
          <w:color w:val="000000" w:themeColor="text1"/>
          <w:sz w:val="36"/>
          <w:szCs w:val="36"/>
          <w:rPrChange w:id="58" w:author="谭雨馨" w:date="2022-06-22T16:24:12Z">
            <w:rPr>
              <w:del w:id="59" w:author="谭雨馨" w:date="2022-06-22T16:22:50Z"/>
              <w:color w:val="000000" w:themeColor="text1"/>
              <w:sz w:val="36"/>
              <w:szCs w:val="36"/>
              <w14:textFill>
                <w14:solidFill>
                  <w14:schemeClr w14:val="tx1"/>
                </w14:solidFill>
              </w14:textFill>
            </w:rPr>
          </w:rPrChange>
          <w14:textFill>
            <w14:solidFill>
              <w14:schemeClr w14:val="tx1"/>
            </w14:solidFill>
          </w14:textFill>
        </w:rPr>
        <w:pPrChange w:id="56" w:author="谭雨馨" w:date="2022-06-22T16:22:59Z">
          <w:pPr>
            <w:spacing w:line="660" w:lineRule="exact"/>
            <w:ind w:firstLine="0"/>
            <w:jc w:val="center"/>
          </w:pPr>
        </w:pPrChange>
      </w:pPr>
    </w:p>
    <w:p>
      <w:pPr>
        <w:spacing w:line="640" w:lineRule="exact"/>
        <w:ind w:firstLine="0"/>
        <w:jc w:val="center"/>
        <w:rPr>
          <w:ins w:id="60" w:author="农斌" w:date="2022-06-22T09:27:13Z"/>
          <w:del w:id="61" w:author="谭雨馨" w:date="2022-06-22T16:22:48Z"/>
          <w:rFonts w:hint="eastAsia" w:ascii="楷体_GB2312" w:hAnsi="楷体_GB2312" w:eastAsia="楷体_GB2312" w:cs="楷体_GB2312"/>
          <w:color w:val="000000" w:themeColor="text1"/>
          <w:sz w:val="36"/>
          <w:szCs w:val="36"/>
          <w14:textFill>
            <w14:solidFill>
              <w14:schemeClr w14:val="tx1"/>
            </w14:solidFill>
          </w14:textFill>
        </w:rPr>
      </w:pPr>
      <w:ins w:id="62" w:author="农斌" w:date="2022-06-22T09:27:13Z">
        <w:del w:id="63" w:author="谭雨馨" w:date="2022-06-22T16:22:49Z">
          <w:r>
            <w:rPr>
              <w:rFonts w:hint="eastAsia" w:ascii="楷体_GB2312" w:hAnsi="楷体_GB2312" w:eastAsia="楷体_GB2312" w:cs="楷体_GB2312"/>
              <w:color w:val="000000" w:themeColor="text1"/>
              <w:sz w:val="36"/>
              <w:szCs w:val="36"/>
              <w14:textFill>
                <w14:solidFill>
                  <w14:schemeClr w14:val="tx1"/>
                </w14:solidFill>
              </w14:textFill>
            </w:rPr>
            <w:delText>李道</w:delText>
          </w:r>
        </w:del>
      </w:ins>
      <w:ins w:id="64" w:author="农斌" w:date="2022-06-22T09:27:13Z">
        <w:del w:id="65" w:author="谭雨馨" w:date="2022-06-22T16:22:48Z">
          <w:r>
            <w:rPr>
              <w:rFonts w:hint="eastAsia" w:ascii="楷体_GB2312" w:hAnsi="楷体_GB2312" w:eastAsia="楷体_GB2312" w:cs="楷体_GB2312"/>
              <w:color w:val="000000" w:themeColor="text1"/>
              <w:sz w:val="36"/>
              <w:szCs w:val="36"/>
              <w14:textFill>
                <w14:solidFill>
                  <w14:schemeClr w14:val="tx1"/>
                </w14:solidFill>
              </w14:textFill>
            </w:rPr>
            <w:delText>军</w:delText>
          </w:r>
        </w:del>
      </w:ins>
    </w:p>
    <w:p>
      <w:pPr>
        <w:spacing w:line="640" w:lineRule="exact"/>
        <w:ind w:firstLine="0"/>
        <w:jc w:val="center"/>
        <w:rPr>
          <w:del w:id="67" w:author="谭雨馨" w:date="2022-06-22T16:22:48Z"/>
          <w:rFonts w:hint="eastAsia" w:ascii="楷体_GB2312" w:hAnsi="楷体_GB2312" w:eastAsia="楷体_GB2312" w:cs="楷体_GB2312"/>
          <w:color w:val="000000" w:themeColor="text1"/>
          <w:sz w:val="36"/>
          <w:szCs w:val="36"/>
          <w:rPrChange w:id="68" w:author="谭雨馨" w:date="2022-06-22T16:24:12Z">
            <w:rPr>
              <w:del w:id="69" w:author="谭雨馨" w:date="2022-06-22T16:22:48Z"/>
              <w:color w:val="000000" w:themeColor="text1"/>
              <w:sz w:val="36"/>
              <w:szCs w:val="36"/>
              <w14:textFill>
                <w14:solidFill>
                  <w14:schemeClr w14:val="tx1"/>
                </w14:solidFill>
              </w14:textFill>
            </w:rPr>
          </w:rPrChange>
          <w14:textFill>
            <w14:solidFill>
              <w14:schemeClr w14:val="tx1"/>
            </w14:solidFill>
          </w14:textFill>
        </w:rPr>
        <w:pPrChange w:id="66" w:author="谭雨馨" w:date="2022-06-22T16:21:41Z">
          <w:pPr>
            <w:spacing w:line="660" w:lineRule="exact"/>
            <w:ind w:firstLine="0"/>
          </w:pPr>
        </w:pPrChange>
      </w:pPr>
    </w:p>
    <w:p>
      <w:pPr>
        <w:spacing w:line="240" w:lineRule="auto"/>
        <w:ind w:firstLine="0"/>
        <w:jc w:val="center"/>
        <w:rPr>
          <w:ins w:id="71" w:author="谭雨馨" w:date="2022-06-22T16:23:03Z"/>
          <w:rFonts w:hint="eastAsia" w:ascii="楷体_GB2312" w:hAnsi="楷体_GB2312" w:eastAsia="楷体_GB2312" w:cs="楷体_GB2312"/>
          <w:sz w:val="36"/>
          <w:szCs w:val="36"/>
          <w:lang w:eastAsia="zh-CN"/>
          <w:rPrChange w:id="72" w:author="谭雨馨" w:date="2022-06-22T16:24:12Z">
            <w:rPr>
              <w:ins w:id="73" w:author="谭雨馨" w:date="2022-06-22T16:23:03Z"/>
              <w:rFonts w:hint="eastAsia" w:ascii="仿宋_GB2312" w:hAnsi="仿宋_GB2312" w:eastAsia="仿宋_GB2312" w:cs="仿宋_GB2312"/>
              <w:lang w:eastAsia="zh-CN"/>
            </w:rPr>
          </w:rPrChange>
        </w:rPr>
        <w:pPrChange w:id="70" w:author="谭雨馨" w:date="2022-06-22T16:24:04Z">
          <w:pPr/>
        </w:pPrChange>
      </w:pPr>
      <w:ins w:id="74" w:author="谭雨馨" w:date="2022-06-22T16:23:57Z">
        <w:r>
          <w:rPr>
            <w:rFonts w:hint="eastAsia" w:ascii="楷体_GB2312" w:hAnsi="楷体_GB2312" w:eastAsia="楷体_GB2312" w:cs="楷体_GB2312"/>
            <w:sz w:val="36"/>
            <w:szCs w:val="36"/>
            <w:lang w:eastAsia="zh-CN"/>
            <w:rPrChange w:id="75" w:author="谭雨馨" w:date="2022-06-22T16:24:12Z">
              <w:rPr>
                <w:rFonts w:hint="eastAsia" w:ascii="仿宋_GB2312" w:hAnsi="仿宋_GB2312" w:cs="仿宋_GB2312"/>
                <w:lang w:eastAsia="zh-CN"/>
              </w:rPr>
            </w:rPrChange>
          </w:rPr>
          <w:t>李</w:t>
        </w:r>
      </w:ins>
      <w:ins w:id="76" w:author="谭雨馨" w:date="2022-06-22T16:23:58Z">
        <w:r>
          <w:rPr>
            <w:rFonts w:hint="eastAsia" w:ascii="楷体_GB2312" w:hAnsi="楷体_GB2312" w:eastAsia="楷体_GB2312" w:cs="楷体_GB2312"/>
            <w:sz w:val="36"/>
            <w:szCs w:val="36"/>
            <w:lang w:eastAsia="zh-CN"/>
            <w:rPrChange w:id="77" w:author="谭雨馨" w:date="2022-06-22T16:24:12Z">
              <w:rPr>
                <w:rFonts w:hint="eastAsia" w:ascii="仿宋_GB2312" w:hAnsi="仿宋_GB2312" w:cs="仿宋_GB2312"/>
                <w:lang w:eastAsia="zh-CN"/>
              </w:rPr>
            </w:rPrChange>
          </w:rPr>
          <w:t>道</w:t>
        </w:r>
      </w:ins>
      <w:ins w:id="78" w:author="谭雨馨" w:date="2022-06-22T16:24:00Z">
        <w:r>
          <w:rPr>
            <w:rFonts w:hint="eastAsia" w:ascii="楷体_GB2312" w:hAnsi="楷体_GB2312" w:eastAsia="楷体_GB2312" w:cs="楷体_GB2312"/>
            <w:sz w:val="36"/>
            <w:szCs w:val="36"/>
            <w:lang w:eastAsia="zh-CN"/>
            <w:rPrChange w:id="79" w:author="谭雨馨" w:date="2022-06-22T16:24:12Z">
              <w:rPr>
                <w:rFonts w:hint="eastAsia" w:ascii="仿宋_GB2312" w:hAnsi="仿宋_GB2312" w:cs="仿宋_GB2312"/>
                <w:lang w:eastAsia="zh-CN"/>
              </w:rPr>
            </w:rPrChange>
          </w:rPr>
          <w:t>军</w:t>
        </w:r>
      </w:ins>
    </w:p>
    <w:p>
      <w:pPr>
        <w:ind w:firstLine="0"/>
        <w:rPr>
          <w:ins w:id="81" w:author="谭雨馨" w:date="2022-06-22T16:24:02Z"/>
          <w:rFonts w:hint="eastAsia" w:ascii="仿宋_GB2312" w:hAnsi="仿宋_GB2312" w:cs="仿宋_GB2312"/>
          <w:sz w:val="36"/>
          <w:szCs w:val="36"/>
          <w:rPrChange w:id="82" w:author="谭雨馨" w:date="2022-06-22T17:54:41Z">
            <w:rPr>
              <w:ins w:id="83" w:author="谭雨馨" w:date="2022-06-22T16:24:02Z"/>
              <w:rFonts w:hint="eastAsia" w:ascii="仿宋_GB2312" w:hAnsi="仿宋_GB2312" w:cs="仿宋_GB2312"/>
            </w:rPr>
          </w:rPrChange>
        </w:rPr>
        <w:pPrChange w:id="80" w:author="谭雨馨" w:date="2022-06-22T16:23:43Z">
          <w:pPr/>
        </w:pPrChange>
      </w:pPr>
    </w:p>
    <w:p>
      <w:pPr>
        <w:spacing w:line="240" w:lineRule="auto"/>
        <w:ind w:firstLine="0"/>
        <w:rPr>
          <w:ins w:id="85" w:author="谭雨馨" w:date="2022-06-22T16:23:40Z"/>
          <w:rFonts w:hint="eastAsia" w:ascii="仿宋_GB2312" w:hAnsi="仿宋_GB2312" w:cs="仿宋_GB2312"/>
          <w:sz w:val="36"/>
          <w:szCs w:val="36"/>
          <w:rPrChange w:id="86" w:author="谭雨馨" w:date="2022-06-22T17:54:41Z">
            <w:rPr>
              <w:ins w:id="87" w:author="谭雨馨" w:date="2022-06-22T16:23:40Z"/>
              <w:rFonts w:hint="eastAsia"/>
            </w:rPr>
          </w:rPrChange>
        </w:rPr>
        <w:pPrChange w:id="84" w:author="孙菁菁" w:date="2022-06-22T17:55:42Z">
          <w:pPr/>
        </w:pPrChange>
      </w:pPr>
      <w:ins w:id="88" w:author="谭雨馨" w:date="2022-06-22T16:23:40Z">
        <w:r>
          <w:rPr>
            <w:rFonts w:hint="eastAsia" w:ascii="仿宋_GB2312" w:hAnsi="仿宋_GB2312" w:cs="仿宋_GB2312"/>
            <w:sz w:val="36"/>
            <w:szCs w:val="36"/>
            <w:rPrChange w:id="89" w:author="谭雨馨" w:date="2022-06-22T17:54:41Z">
              <w:rPr>
                <w:rFonts w:hint="eastAsia"/>
              </w:rPr>
            </w:rPrChange>
          </w:rPr>
          <w:t>同志们：</w:t>
        </w:r>
      </w:ins>
    </w:p>
    <w:p>
      <w:pPr>
        <w:spacing w:line="240" w:lineRule="auto"/>
        <w:ind w:firstLine="720" w:firstLineChars="200"/>
        <w:rPr>
          <w:ins w:id="91" w:author="谭雨馨" w:date="2022-06-22T16:23:40Z"/>
          <w:rFonts w:hint="eastAsia" w:ascii="仿宋_GB2312" w:hAnsi="仿宋_GB2312" w:cs="仿宋_GB2312"/>
          <w:sz w:val="36"/>
          <w:szCs w:val="36"/>
          <w:rPrChange w:id="92" w:author="谭雨馨" w:date="2022-06-22T17:54:41Z">
            <w:rPr>
              <w:ins w:id="93" w:author="谭雨馨" w:date="2022-06-22T16:23:40Z"/>
              <w:rFonts w:hint="eastAsia"/>
            </w:rPr>
          </w:rPrChange>
        </w:rPr>
        <w:pPrChange w:id="90" w:author="孙菁菁" w:date="2022-06-22T17:59:16Z">
          <w:pPr/>
        </w:pPrChange>
      </w:pPr>
      <w:ins w:id="94" w:author="谭雨馨" w:date="2022-06-22T16:23:40Z">
        <w:del w:id="95" w:author="陈耀国" w:date="2022-06-22T18:10:02Z">
          <w:r>
            <w:rPr>
              <w:rFonts w:hint="eastAsia" w:cs="仿宋_GB2312"/>
              <w:sz w:val="36"/>
              <w:szCs w:val="36"/>
              <w:rPrChange w:id="96" w:author="谭雨馨" w:date="2022-06-22T17:54:41Z">
                <w:rPr>
                  <w:rFonts w:hint="eastAsia"/>
                </w:rPr>
              </w:rPrChange>
            </w:rPr>
            <w:delText>2</w:delText>
          </w:r>
        </w:del>
      </w:ins>
      <w:ins w:id="97" w:author="谭雨馨" w:date="2022-06-22T16:23:40Z">
        <w:del w:id="98" w:author="陈耀国" w:date="2022-06-22T18:10:02Z">
          <w:r>
            <w:rPr>
              <w:rFonts w:hint="eastAsia" w:cs="仿宋_GB2312"/>
              <w:sz w:val="36"/>
              <w:szCs w:val="36"/>
              <w:rPrChange w:id="99" w:author="谭雨馨" w:date="2022-06-22T17:54:41Z">
                <w:rPr>
                  <w:rFonts w:hint="eastAsia"/>
                </w:rPr>
              </w:rPrChange>
            </w:rPr>
            <w:delText>0</w:delText>
          </w:r>
        </w:del>
      </w:ins>
      <w:ins w:id="100" w:author="谭雨馨" w:date="2022-06-22T16:23:40Z">
        <w:del w:id="101" w:author="陈耀国" w:date="2022-06-22T18:10:02Z">
          <w:r>
            <w:rPr>
              <w:rFonts w:hint="eastAsia" w:cs="仿宋_GB2312"/>
              <w:sz w:val="36"/>
              <w:szCs w:val="36"/>
              <w:rPrChange w:id="102" w:author="谭雨馨" w:date="2022-06-22T17:54:41Z">
                <w:rPr>
                  <w:rFonts w:hint="eastAsia"/>
                </w:rPr>
              </w:rPrChange>
            </w:rPr>
            <w:delText>2</w:delText>
          </w:r>
        </w:del>
      </w:ins>
      <w:ins w:id="103" w:author="谭雨馨" w:date="2022-06-22T16:23:40Z">
        <w:del w:id="104" w:author="陈耀国" w:date="2022-06-22T18:10:02Z">
          <w:r>
            <w:rPr>
              <w:rFonts w:hint="eastAsia" w:cs="仿宋_GB2312"/>
              <w:sz w:val="36"/>
              <w:szCs w:val="36"/>
              <w:rPrChange w:id="105" w:author="谭雨馨" w:date="2022-06-22T17:54:41Z">
                <w:rPr>
                  <w:rFonts w:hint="eastAsia"/>
                </w:rPr>
              </w:rPrChange>
            </w:rPr>
            <w:delText>2</w:delText>
          </w:r>
        </w:del>
      </w:ins>
      <w:ins w:id="106" w:author="谭雨馨" w:date="2022-06-22T16:23:40Z">
        <w:del w:id="107" w:author="陈耀国" w:date="2022-06-22T18:10:02Z">
          <w:r>
            <w:rPr>
              <w:rFonts w:hint="eastAsia" w:ascii="仿宋_GB2312" w:hAnsi="仿宋_GB2312" w:cs="仿宋_GB2312"/>
              <w:sz w:val="36"/>
              <w:szCs w:val="36"/>
              <w:rPrChange w:id="108" w:author="谭雨馨" w:date="2022-06-22T17:54:41Z">
                <w:rPr>
                  <w:rFonts w:hint="eastAsia"/>
                </w:rPr>
              </w:rPrChange>
            </w:rPr>
            <w:delText>年</w:delText>
          </w:r>
        </w:del>
      </w:ins>
      <w:ins w:id="109" w:author="谭雨馨" w:date="2022-06-22T16:23:40Z">
        <w:del w:id="110" w:author="陈耀国" w:date="2022-06-22T18:10:02Z">
          <w:r>
            <w:rPr>
              <w:rFonts w:hint="eastAsia" w:cs="仿宋_GB2312"/>
              <w:sz w:val="36"/>
              <w:szCs w:val="36"/>
              <w:rPrChange w:id="111" w:author="谭雨馨" w:date="2022-06-22T17:54:41Z">
                <w:rPr>
                  <w:rFonts w:hint="eastAsia"/>
                </w:rPr>
              </w:rPrChange>
            </w:rPr>
            <w:delText>5</w:delText>
          </w:r>
        </w:del>
      </w:ins>
      <w:ins w:id="112" w:author="谭雨馨" w:date="2022-06-22T16:23:40Z">
        <w:del w:id="113" w:author="陈耀国" w:date="2022-06-22T18:10:02Z">
          <w:r>
            <w:rPr>
              <w:rFonts w:hint="eastAsia" w:ascii="仿宋_GB2312" w:hAnsi="仿宋_GB2312" w:cs="仿宋_GB2312"/>
              <w:sz w:val="36"/>
              <w:szCs w:val="36"/>
              <w:rPrChange w:id="114" w:author="谭雨馨" w:date="2022-06-22T17:54:41Z">
                <w:rPr>
                  <w:rFonts w:hint="eastAsia"/>
                </w:rPr>
              </w:rPrChange>
            </w:rPr>
            <w:delText>月</w:delText>
          </w:r>
        </w:del>
      </w:ins>
      <w:ins w:id="115" w:author="谭雨馨" w:date="2022-06-22T16:23:40Z">
        <w:del w:id="116" w:author="陈耀国" w:date="2022-06-22T18:10:02Z">
          <w:r>
            <w:rPr>
              <w:rFonts w:hint="eastAsia" w:cs="仿宋_GB2312"/>
              <w:sz w:val="36"/>
              <w:szCs w:val="36"/>
              <w:rPrChange w:id="117" w:author="谭雨馨" w:date="2022-06-22T17:54:41Z">
                <w:rPr>
                  <w:rFonts w:hint="eastAsia"/>
                </w:rPr>
              </w:rPrChange>
            </w:rPr>
            <w:delText>2</w:delText>
          </w:r>
        </w:del>
      </w:ins>
      <w:ins w:id="118" w:author="谭雨馨" w:date="2022-06-22T16:23:40Z">
        <w:del w:id="119" w:author="陈耀国" w:date="2022-06-22T18:10:02Z">
          <w:r>
            <w:rPr>
              <w:rFonts w:hint="eastAsia" w:cs="仿宋_GB2312"/>
              <w:sz w:val="36"/>
              <w:szCs w:val="36"/>
              <w:rPrChange w:id="120" w:author="谭雨馨" w:date="2022-06-22T17:54:41Z">
                <w:rPr>
                  <w:rFonts w:hint="eastAsia"/>
                </w:rPr>
              </w:rPrChange>
            </w:rPr>
            <w:delText>3</w:delText>
          </w:r>
        </w:del>
      </w:ins>
      <w:ins w:id="121" w:author="谭雨馨" w:date="2022-06-22T16:23:40Z">
        <w:del w:id="122" w:author="陈耀国" w:date="2022-06-22T18:10:02Z">
          <w:r>
            <w:rPr>
              <w:rFonts w:hint="eastAsia" w:ascii="仿宋_GB2312" w:hAnsi="仿宋_GB2312" w:cs="仿宋_GB2312"/>
              <w:sz w:val="36"/>
              <w:szCs w:val="36"/>
              <w:rPrChange w:id="123" w:author="谭雨馨" w:date="2022-06-22T17:54:41Z">
                <w:rPr>
                  <w:rFonts w:hint="eastAsia"/>
                </w:rPr>
              </w:rPrChange>
            </w:rPr>
            <w:delText>日，广西警察协会同意设立教官分会。</w:delText>
          </w:r>
        </w:del>
      </w:ins>
      <w:ins w:id="124" w:author="谭雨馨" w:date="2022-06-22T16:23:40Z">
        <w:r>
          <w:rPr>
            <w:rFonts w:hint="eastAsia" w:ascii="仿宋_GB2312" w:hAnsi="仿宋_GB2312" w:cs="仿宋_GB2312"/>
            <w:sz w:val="36"/>
            <w:szCs w:val="36"/>
            <w:rPrChange w:id="125" w:author="谭雨馨" w:date="2022-06-22T17:54:41Z">
              <w:rPr>
                <w:rFonts w:hint="eastAsia"/>
              </w:rPr>
            </w:rPrChange>
          </w:rPr>
          <w:t>今天，我们在这里举行广西警察协会教官分会成立揭牌仪式</w:t>
        </w:r>
      </w:ins>
      <w:ins w:id="126" w:author="谭雨馨" w:date="2022-06-22T17:45:19Z">
        <w:r>
          <w:rPr>
            <w:rFonts w:hint="eastAsia" w:ascii="仿宋_GB2312" w:hAnsi="仿宋_GB2312" w:cs="仿宋_GB2312"/>
            <w:sz w:val="36"/>
            <w:szCs w:val="36"/>
            <w:lang w:eastAsia="zh-CN"/>
            <w:rPrChange w:id="127" w:author="谭雨馨" w:date="2022-06-22T17:54:41Z">
              <w:rPr>
                <w:rFonts w:hint="eastAsia" w:ascii="仿宋_GB2312" w:hAnsi="仿宋_GB2312" w:cs="仿宋_GB2312"/>
                <w:lang w:eastAsia="zh-CN"/>
              </w:rPr>
            </w:rPrChange>
          </w:rPr>
          <w:t>，</w:t>
        </w:r>
      </w:ins>
      <w:ins w:id="128" w:author="孙菁菁" w:date="2022-06-22T17:56:21Z">
        <w:r>
          <w:rPr>
            <w:rFonts w:hint="eastAsia" w:ascii="仿宋_GB2312" w:hAnsi="仿宋_GB2312" w:cs="仿宋_GB2312"/>
            <w:sz w:val="36"/>
            <w:szCs w:val="36"/>
            <w:lang w:eastAsia="zh-CN"/>
          </w:rPr>
          <w:t>正式</w:t>
        </w:r>
      </w:ins>
      <w:ins w:id="129" w:author="谭雨馨" w:date="2022-06-22T16:23:40Z">
        <w:r>
          <w:rPr>
            <w:rFonts w:hint="eastAsia" w:ascii="仿宋_GB2312" w:hAnsi="仿宋_GB2312" w:cs="仿宋_GB2312"/>
            <w:sz w:val="36"/>
            <w:szCs w:val="36"/>
            <w:rPrChange w:id="130" w:author="谭雨馨" w:date="2022-06-22T17:54:41Z">
              <w:rPr>
                <w:rFonts w:hint="eastAsia"/>
              </w:rPr>
            </w:rPrChange>
          </w:rPr>
          <w:t>标志着我区公安教官队伍建设步入新的发展阶段，踏上</w:t>
        </w:r>
      </w:ins>
      <w:ins w:id="131" w:author="谭雨馨" w:date="2022-06-22T17:45:49Z">
        <w:r>
          <w:rPr>
            <w:rFonts w:hint="eastAsia" w:ascii="仿宋_GB2312" w:hAnsi="仿宋_GB2312" w:cs="仿宋_GB2312"/>
            <w:sz w:val="36"/>
            <w:szCs w:val="36"/>
            <w:lang w:eastAsia="zh-CN"/>
            <w:rPrChange w:id="132" w:author="谭雨馨" w:date="2022-06-22T17:54:41Z">
              <w:rPr>
                <w:rFonts w:hint="eastAsia" w:ascii="仿宋_GB2312" w:hAnsi="仿宋_GB2312" w:cs="仿宋_GB2312"/>
                <w:lang w:eastAsia="zh-CN"/>
              </w:rPr>
            </w:rPrChange>
          </w:rPr>
          <w:t>了</w:t>
        </w:r>
      </w:ins>
      <w:ins w:id="133" w:author="谭雨馨" w:date="2022-06-22T16:23:40Z">
        <w:r>
          <w:rPr>
            <w:rFonts w:hint="eastAsia" w:ascii="仿宋_GB2312" w:hAnsi="仿宋_GB2312" w:cs="仿宋_GB2312"/>
            <w:sz w:val="36"/>
            <w:szCs w:val="36"/>
            <w:rPrChange w:id="134" w:author="谭雨馨" w:date="2022-06-22T17:54:41Z">
              <w:rPr>
                <w:rFonts w:hint="eastAsia"/>
              </w:rPr>
            </w:rPrChange>
          </w:rPr>
          <w:t>新的历史征程！</w:t>
        </w:r>
      </w:ins>
    </w:p>
    <w:p>
      <w:pPr>
        <w:spacing w:line="240" w:lineRule="auto"/>
        <w:ind w:firstLine="720" w:firstLineChars="200"/>
        <w:rPr>
          <w:ins w:id="136" w:author="谭雨馨" w:date="2022-06-22T16:23:40Z"/>
          <w:rFonts w:hint="eastAsia" w:ascii="仿宋_GB2312" w:hAnsi="仿宋_GB2312" w:cs="仿宋_GB2312"/>
          <w:sz w:val="36"/>
          <w:szCs w:val="36"/>
          <w:rPrChange w:id="137" w:author="谭雨馨" w:date="2022-06-22T17:54:41Z">
            <w:rPr>
              <w:ins w:id="138" w:author="谭雨馨" w:date="2022-06-22T16:23:40Z"/>
              <w:rFonts w:hint="eastAsia"/>
            </w:rPr>
          </w:rPrChange>
        </w:rPr>
        <w:pPrChange w:id="135" w:author="孙菁菁" w:date="2022-06-22T17:59:14Z">
          <w:pPr/>
        </w:pPrChange>
      </w:pPr>
      <w:ins w:id="139" w:author="谭雨馨" w:date="2022-06-22T16:23:40Z">
        <w:r>
          <w:rPr>
            <w:rFonts w:hint="eastAsia" w:ascii="仿宋_GB2312" w:hAnsi="仿宋_GB2312" w:cs="仿宋_GB2312"/>
            <w:sz w:val="36"/>
            <w:szCs w:val="36"/>
            <w:rPrChange w:id="140" w:author="谭雨馨" w:date="2022-06-22T17:54:41Z">
              <w:rPr>
                <w:rFonts w:hint="eastAsia"/>
              </w:rPr>
            </w:rPrChange>
          </w:rPr>
          <w:t>长期以来，全区</w:t>
        </w:r>
      </w:ins>
      <w:ins w:id="141" w:author="谭雨馨" w:date="2022-06-22T16:23:40Z">
        <w:del w:id="142" w:author="孙菁菁" w:date="2022-06-22T17:57:27Z">
          <w:r>
            <w:rPr>
              <w:rFonts w:hint="eastAsia" w:ascii="仿宋_GB2312" w:hAnsi="仿宋_GB2312" w:cs="仿宋_GB2312"/>
              <w:sz w:val="36"/>
              <w:szCs w:val="36"/>
              <w:rPrChange w:id="143" w:author="谭雨馨" w:date="2022-06-22T17:54:41Z">
                <w:rPr>
                  <w:rFonts w:hint="eastAsia"/>
                </w:rPr>
              </w:rPrChange>
            </w:rPr>
            <w:delText>各级</w:delText>
          </w:r>
        </w:del>
      </w:ins>
      <w:ins w:id="144" w:author="谭雨馨" w:date="2022-06-22T16:23:40Z">
        <w:r>
          <w:rPr>
            <w:rFonts w:hint="eastAsia" w:ascii="仿宋_GB2312" w:hAnsi="仿宋_GB2312" w:cs="仿宋_GB2312"/>
            <w:sz w:val="36"/>
            <w:szCs w:val="36"/>
            <w:rPrChange w:id="145" w:author="谭雨馨" w:date="2022-06-22T17:54:41Z">
              <w:rPr>
                <w:rFonts w:hint="eastAsia"/>
              </w:rPr>
            </w:rPrChange>
          </w:rPr>
          <w:t>公安机关高度重视教官队伍建设</w:t>
        </w:r>
      </w:ins>
      <w:ins w:id="146" w:author="孙菁菁" w:date="2022-06-22T17:57:05Z">
        <w:del w:id="147" w:author="李微" w:date="2022-06-23T08:14:16Z">
          <w:r>
            <w:rPr>
              <w:rFonts w:hint="eastAsia" w:ascii="仿宋_GB2312" w:hAnsi="仿宋_GB2312" w:cs="仿宋_GB2312"/>
              <w:sz w:val="36"/>
              <w:szCs w:val="36"/>
              <w:lang w:eastAsia="zh-CN"/>
            </w:rPr>
            <w:delText>工作</w:delText>
          </w:r>
        </w:del>
      </w:ins>
      <w:ins w:id="148" w:author="谭雨馨" w:date="2022-06-22T16:23:40Z">
        <w:del w:id="149" w:author="孙菁菁" w:date="2022-06-22T17:57:10Z">
          <w:r>
            <w:rPr>
              <w:rFonts w:hint="eastAsia" w:ascii="仿宋_GB2312" w:hAnsi="仿宋_GB2312" w:cs="仿宋_GB2312"/>
              <w:sz w:val="36"/>
              <w:szCs w:val="36"/>
              <w:rPrChange w:id="150" w:author="谭雨馨" w:date="2022-06-22T17:54:41Z">
                <w:rPr>
                  <w:rFonts w:hint="eastAsia"/>
                </w:rPr>
              </w:rPrChange>
            </w:rPr>
            <w:delText>，</w:delText>
          </w:r>
        </w:del>
      </w:ins>
      <w:ins w:id="151" w:author="孙菁菁" w:date="2022-06-22T17:57:10Z">
        <w:r>
          <w:rPr>
            <w:rFonts w:hint="eastAsia" w:ascii="仿宋_GB2312" w:hAnsi="仿宋_GB2312" w:cs="仿宋_GB2312"/>
            <w:sz w:val="36"/>
            <w:szCs w:val="36"/>
            <w:lang w:eastAsia="zh-CN"/>
          </w:rPr>
          <w:t>，</w:t>
        </w:r>
      </w:ins>
      <w:ins w:id="152" w:author="谭雨馨" w:date="2022-06-22T16:23:40Z">
        <w:r>
          <w:rPr>
            <w:rFonts w:hint="eastAsia" w:ascii="仿宋_GB2312" w:hAnsi="仿宋_GB2312" w:cs="仿宋_GB2312"/>
            <w:sz w:val="36"/>
            <w:szCs w:val="36"/>
            <w:rPrChange w:id="153" w:author="谭雨馨" w:date="2022-06-22T17:54:41Z">
              <w:rPr>
                <w:rFonts w:hint="eastAsia"/>
              </w:rPr>
            </w:rPrChange>
          </w:rPr>
          <w:t>将教官作为人才资源</w:t>
        </w:r>
      </w:ins>
      <w:ins w:id="154" w:author="谭雨馨" w:date="2022-06-22T17:49:31Z">
        <w:r>
          <w:rPr>
            <w:rFonts w:hint="eastAsia" w:ascii="仿宋_GB2312" w:hAnsi="仿宋_GB2312" w:cs="仿宋_GB2312"/>
            <w:sz w:val="36"/>
            <w:szCs w:val="36"/>
            <w:lang w:eastAsia="zh-CN"/>
            <w:rPrChange w:id="155" w:author="谭雨馨" w:date="2022-06-22T17:54:41Z">
              <w:rPr>
                <w:rFonts w:hint="eastAsia" w:ascii="仿宋_GB2312" w:hAnsi="仿宋_GB2312" w:cs="仿宋_GB2312"/>
                <w:lang w:eastAsia="zh-CN"/>
              </w:rPr>
            </w:rPrChange>
          </w:rPr>
          <w:t>的</w:t>
        </w:r>
      </w:ins>
      <w:ins w:id="156" w:author="谭雨馨" w:date="2022-06-22T16:23:40Z">
        <w:r>
          <w:rPr>
            <w:rFonts w:hint="eastAsia" w:ascii="仿宋_GB2312" w:hAnsi="仿宋_GB2312" w:cs="仿宋_GB2312"/>
            <w:sz w:val="36"/>
            <w:szCs w:val="36"/>
            <w:rPrChange w:id="157" w:author="谭雨馨" w:date="2022-06-22T17:54:41Z">
              <w:rPr>
                <w:rFonts w:hint="eastAsia"/>
              </w:rPr>
            </w:rPrChange>
          </w:rPr>
          <w:t>核心要素紧抓不放</w:t>
        </w:r>
      </w:ins>
      <w:ins w:id="158" w:author="谭雨馨" w:date="2022-06-22T16:23:40Z">
        <w:del w:id="159" w:author="孙菁菁" w:date="2022-06-22T17:57:23Z">
          <w:r>
            <w:rPr>
              <w:rFonts w:hint="eastAsia" w:ascii="仿宋_GB2312" w:hAnsi="仿宋_GB2312" w:cs="仿宋_GB2312"/>
              <w:sz w:val="36"/>
              <w:szCs w:val="36"/>
              <w:rPrChange w:id="160" w:author="谭雨馨" w:date="2022-06-22T17:54:41Z">
                <w:rPr>
                  <w:rFonts w:hint="eastAsia"/>
                </w:rPr>
              </w:rPrChange>
            </w:rPr>
            <w:delText>，持续发力</w:delText>
          </w:r>
        </w:del>
      </w:ins>
      <w:ins w:id="161" w:author="谭雨馨" w:date="2022-06-22T17:49:33Z">
        <w:r>
          <w:rPr>
            <w:rFonts w:hint="eastAsia" w:ascii="仿宋_GB2312" w:hAnsi="仿宋_GB2312" w:cs="仿宋_GB2312"/>
            <w:sz w:val="36"/>
            <w:szCs w:val="36"/>
            <w:lang w:eastAsia="zh-CN"/>
            <w:rPrChange w:id="162" w:author="谭雨馨" w:date="2022-06-22T17:54:41Z">
              <w:rPr>
                <w:rFonts w:hint="eastAsia" w:ascii="仿宋_GB2312" w:hAnsi="仿宋_GB2312" w:cs="仿宋_GB2312"/>
                <w:lang w:eastAsia="zh-CN"/>
              </w:rPr>
            </w:rPrChange>
          </w:rPr>
          <w:t>。</w:t>
        </w:r>
      </w:ins>
      <w:ins w:id="163" w:author="谭雨馨" w:date="2022-06-22T17:49:41Z">
        <w:r>
          <w:rPr>
            <w:rFonts w:hint="eastAsia" w:ascii="仿宋_GB2312" w:hAnsi="仿宋_GB2312" w:cs="仿宋_GB2312"/>
            <w:sz w:val="36"/>
            <w:szCs w:val="36"/>
            <w:rPrChange w:id="164" w:author="谭雨馨" w:date="2022-06-22T17:54:41Z">
              <w:rPr>
                <w:rFonts w:hint="eastAsia" w:ascii="仿宋_GB2312" w:hAnsi="仿宋_GB2312" w:cs="仿宋_GB2312"/>
              </w:rPr>
            </w:rPrChange>
          </w:rPr>
          <w:t>各级公安机关</w:t>
        </w:r>
      </w:ins>
      <w:ins w:id="165" w:author="谭雨馨" w:date="2022-06-22T17:49:46Z">
        <w:r>
          <w:rPr>
            <w:rFonts w:hint="eastAsia" w:ascii="仿宋_GB2312" w:hAnsi="仿宋_GB2312" w:cs="仿宋_GB2312"/>
            <w:sz w:val="36"/>
            <w:szCs w:val="36"/>
            <w:lang w:eastAsia="zh-CN"/>
            <w:rPrChange w:id="166" w:author="谭雨馨" w:date="2022-06-22T17:54:41Z">
              <w:rPr>
                <w:rFonts w:hint="eastAsia" w:ascii="仿宋_GB2312" w:hAnsi="仿宋_GB2312" w:cs="仿宋_GB2312"/>
                <w:lang w:eastAsia="zh-CN"/>
              </w:rPr>
            </w:rPrChange>
          </w:rPr>
          <w:t>持续</w:t>
        </w:r>
      </w:ins>
      <w:ins w:id="167" w:author="谭雨馨" w:date="2022-06-22T16:23:40Z">
        <w:r>
          <w:rPr>
            <w:rFonts w:hint="eastAsia" w:ascii="仿宋_GB2312" w:hAnsi="仿宋_GB2312" w:cs="仿宋_GB2312"/>
            <w:sz w:val="36"/>
            <w:szCs w:val="36"/>
            <w:rPrChange w:id="168" w:author="谭雨馨" w:date="2022-06-22T17:54:41Z">
              <w:rPr>
                <w:rFonts w:hint="eastAsia"/>
              </w:rPr>
            </w:rPrChange>
          </w:rPr>
          <w:t>深入实施厅党委</w:t>
        </w:r>
      </w:ins>
      <w:ins w:id="169" w:author="谭雨馨" w:date="2022-06-22T16:23:40Z">
        <w:del w:id="170" w:author="李微" w:date="2022-06-23T08:14:30Z">
          <w:r>
            <w:rPr>
              <w:rFonts w:hint="eastAsia" w:ascii="仿宋_GB2312" w:hAnsi="仿宋_GB2312" w:cs="仿宋_GB2312"/>
              <w:sz w:val="36"/>
              <w:szCs w:val="36"/>
              <w:rPrChange w:id="171" w:author="谭雨馨" w:date="2022-06-22T17:54:41Z">
                <w:rPr>
                  <w:rFonts w:hint="eastAsia"/>
                </w:rPr>
              </w:rPrChange>
            </w:rPr>
            <w:delText>关于</w:delText>
          </w:r>
        </w:del>
      </w:ins>
      <w:ins w:id="174" w:author="谭雨馨" w:date="2022-06-22T16:23:40Z">
        <w:r>
          <w:rPr>
            <w:rFonts w:hint="eastAsia" w:ascii="仿宋_GB2312" w:hAnsi="仿宋_GB2312" w:cs="仿宋_GB2312"/>
            <w:sz w:val="36"/>
            <w:szCs w:val="36"/>
            <w:rPrChange w:id="175" w:author="谭雨馨" w:date="2022-06-22T17:54:41Z">
              <w:rPr>
                <w:rFonts w:hint="eastAsia"/>
              </w:rPr>
            </w:rPrChange>
          </w:rPr>
          <w:t>业务教官“千人计划”和警务实战技能教官素质</w:t>
        </w:r>
      </w:ins>
      <w:ins w:id="176" w:author="李微" w:date="2022-06-23T08:15:02Z">
        <w:r>
          <w:rPr>
            <w:rFonts w:hint="eastAsia" w:ascii="仿宋_GB2312" w:hAnsi="仿宋_GB2312" w:cs="仿宋_GB2312"/>
            <w:sz w:val="36"/>
            <w:szCs w:val="36"/>
          </w:rPr>
          <w:t>提升</w:t>
        </w:r>
      </w:ins>
      <w:ins w:id="177" w:author="谭雨馨" w:date="2022-06-22T16:23:40Z">
        <w:del w:id="178" w:author="李微" w:date="2022-06-23T08:15:08Z">
          <w:r>
            <w:rPr>
              <w:rFonts w:hint="eastAsia" w:ascii="仿宋_GB2312" w:hAnsi="仿宋_GB2312" w:cs="仿宋_GB2312"/>
              <w:sz w:val="36"/>
              <w:szCs w:val="36"/>
              <w:rPrChange w:id="179" w:author="谭雨馨" w:date="2022-06-22T17:54:41Z">
                <w:rPr>
                  <w:rFonts w:hint="eastAsia"/>
                </w:rPr>
              </w:rPrChange>
            </w:rPr>
            <w:delText>提升</w:delText>
          </w:r>
        </w:del>
      </w:ins>
      <w:ins w:id="182" w:author="谭雨馨" w:date="2022-06-22T16:23:40Z">
        <w:del w:id="183" w:author="李微" w:date="2022-06-23T08:15:08Z">
          <w:r>
            <w:rPr>
              <w:rFonts w:hint="eastAsia" w:ascii="仿宋_GB2312" w:hAnsi="仿宋_GB2312" w:cs="仿宋_GB2312"/>
              <w:sz w:val="36"/>
              <w:szCs w:val="36"/>
              <w:rPrChange w:id="184" w:author="谭雨馨" w:date="2022-06-22T17:54:41Z">
                <w:rPr>
                  <w:rFonts w:hint="eastAsia"/>
                </w:rPr>
              </w:rPrChange>
            </w:rPr>
            <w:delText>的决策部署</w:delText>
          </w:r>
        </w:del>
      </w:ins>
      <w:ins w:id="187" w:author="李微" w:date="2022-06-23T08:15:08Z">
        <w:r>
          <w:rPr>
            <w:rFonts w:hint="eastAsia" w:ascii="仿宋_GB2312" w:hAnsi="仿宋_GB2312" w:cs="仿宋_GB2312"/>
            <w:sz w:val="36"/>
            <w:szCs w:val="36"/>
            <w:lang w:eastAsia="zh-CN"/>
          </w:rPr>
          <w:t>计划</w:t>
        </w:r>
      </w:ins>
      <w:ins w:id="188" w:author="谭雨馨" w:date="2022-06-22T16:23:40Z">
        <w:r>
          <w:rPr>
            <w:rFonts w:hint="eastAsia" w:ascii="仿宋_GB2312" w:hAnsi="仿宋_GB2312" w:cs="仿宋_GB2312"/>
            <w:sz w:val="36"/>
            <w:szCs w:val="36"/>
            <w:rPrChange w:id="189" w:author="谭雨馨" w:date="2022-06-22T17:54:41Z">
              <w:rPr>
                <w:rFonts w:hint="eastAsia"/>
              </w:rPr>
            </w:rPrChange>
          </w:rPr>
          <w:t>，在全国率先打造出一支覆盖全部公安业务类别</w:t>
        </w:r>
      </w:ins>
      <w:ins w:id="190" w:author="孙菁菁" w:date="2022-06-22T17:58:22Z">
        <w:r>
          <w:rPr>
            <w:rFonts w:hint="eastAsia" w:ascii="仿宋_GB2312" w:hAnsi="仿宋_GB2312" w:cs="仿宋_GB2312"/>
            <w:sz w:val="36"/>
            <w:szCs w:val="36"/>
            <w:lang w:eastAsia="zh-CN"/>
          </w:rPr>
          <w:t>、</w:t>
        </w:r>
      </w:ins>
      <w:ins w:id="191" w:author="谭雨馨" w:date="2022-06-22T16:23:40Z">
        <w:del w:id="192" w:author="孙菁菁" w:date="2022-06-22T17:58:21Z">
          <w:r>
            <w:rPr>
              <w:rFonts w:hint="eastAsia" w:ascii="仿宋_GB2312" w:hAnsi="仿宋_GB2312" w:cs="仿宋_GB2312"/>
              <w:sz w:val="36"/>
              <w:szCs w:val="36"/>
              <w:rPrChange w:id="193" w:author="谭雨馨" w:date="2022-06-22T17:54:41Z">
                <w:rPr>
                  <w:rFonts w:hint="eastAsia"/>
                </w:rPr>
              </w:rPrChange>
            </w:rPr>
            <w:delText>，</w:delText>
          </w:r>
        </w:del>
      </w:ins>
      <w:ins w:id="194" w:author="谭雨馨" w:date="2022-06-22T16:23:40Z">
        <w:r>
          <w:rPr>
            <w:rFonts w:hint="eastAsia" w:ascii="仿宋_GB2312" w:hAnsi="仿宋_GB2312" w:cs="仿宋_GB2312"/>
            <w:sz w:val="36"/>
            <w:szCs w:val="36"/>
            <w:rPrChange w:id="195" w:author="谭雨馨" w:date="2022-06-22T17:54:41Z">
              <w:rPr>
                <w:rFonts w:hint="eastAsia"/>
              </w:rPr>
            </w:rPrChange>
          </w:rPr>
          <w:t>能够承担各警种岗位练兵教学任务的业务教官队伍</w:t>
        </w:r>
      </w:ins>
      <w:ins w:id="196" w:author="谭雨馨" w:date="2022-06-22T17:49:13Z">
        <w:del w:id="197" w:author="陈耀国" w:date="2022-06-22T18:14:38Z">
          <w:r>
            <w:rPr>
              <w:rFonts w:hint="eastAsia" w:ascii="仿宋_GB2312" w:hAnsi="仿宋_GB2312" w:cs="仿宋_GB2312"/>
              <w:sz w:val="36"/>
              <w:szCs w:val="36"/>
              <w:lang w:eastAsia="zh-CN"/>
              <w:rPrChange w:id="198" w:author="谭雨馨" w:date="2022-06-22T17:54:41Z">
                <w:rPr>
                  <w:rFonts w:hint="eastAsia" w:ascii="仿宋_GB2312" w:hAnsi="仿宋_GB2312" w:cs="仿宋_GB2312"/>
                  <w:lang w:eastAsia="zh-CN"/>
                </w:rPr>
              </w:rPrChange>
            </w:rPr>
            <w:delText>，</w:delText>
          </w:r>
        </w:del>
      </w:ins>
      <w:ins w:id="199" w:author="陈耀国" w:date="2022-06-22T18:14:38Z">
        <w:r>
          <w:rPr>
            <w:rFonts w:hint="eastAsia" w:ascii="仿宋_GB2312" w:hAnsi="仿宋_GB2312" w:cs="仿宋_GB2312"/>
            <w:sz w:val="36"/>
            <w:szCs w:val="36"/>
            <w:lang w:eastAsia="zh-CN"/>
          </w:rPr>
          <w:t>；</w:t>
        </w:r>
      </w:ins>
      <w:ins w:id="200" w:author="陈耀国" w:date="2022-06-22T18:14:28Z">
        <w:r>
          <w:rPr>
            <w:rFonts w:hint="eastAsia" w:ascii="仿宋_GB2312" w:hAnsi="仿宋_GB2312" w:cs="仿宋_GB2312"/>
            <w:sz w:val="36"/>
            <w:szCs w:val="36"/>
          </w:rPr>
          <w:t>率先打造出</w:t>
        </w:r>
      </w:ins>
      <w:ins w:id="201" w:author="谭雨馨" w:date="2022-06-22T16:23:40Z">
        <w:del w:id="202" w:author="陈耀国" w:date="2022-06-22T18:14:28Z">
          <w:r>
            <w:rPr>
              <w:rFonts w:hint="eastAsia" w:ascii="仿宋_GB2312" w:hAnsi="仿宋_GB2312" w:cs="仿宋_GB2312"/>
              <w:sz w:val="36"/>
              <w:szCs w:val="36"/>
              <w:rPrChange w:id="203" w:author="谭雨馨" w:date="2022-06-22T17:54:41Z">
                <w:rPr>
                  <w:rFonts w:hint="eastAsia"/>
                </w:rPr>
              </w:rPrChange>
            </w:rPr>
            <w:delText>和</w:delText>
          </w:r>
        </w:del>
      </w:ins>
      <w:ins w:id="204" w:author="谭雨馨" w:date="2022-06-22T16:23:40Z">
        <w:r>
          <w:rPr>
            <w:rFonts w:hint="eastAsia" w:ascii="仿宋_GB2312" w:hAnsi="仿宋_GB2312" w:cs="仿宋_GB2312"/>
            <w:sz w:val="36"/>
            <w:szCs w:val="36"/>
            <w:rPrChange w:id="205" w:author="谭雨馨" w:date="2022-06-22T17:54:41Z">
              <w:rPr>
                <w:rFonts w:hint="eastAsia"/>
              </w:rPr>
            </w:rPrChange>
          </w:rPr>
          <w:t>一支具有较强创新能力</w:t>
        </w:r>
      </w:ins>
      <w:ins w:id="206" w:author="孙菁菁" w:date="2022-06-22T17:58:39Z">
        <w:r>
          <w:rPr>
            <w:rFonts w:hint="eastAsia" w:ascii="仿宋_GB2312" w:hAnsi="仿宋_GB2312" w:cs="仿宋_GB2312"/>
            <w:sz w:val="36"/>
            <w:szCs w:val="36"/>
            <w:lang w:eastAsia="zh-CN"/>
          </w:rPr>
          <w:t>、</w:t>
        </w:r>
      </w:ins>
      <w:ins w:id="207" w:author="谭雨馨" w:date="2022-06-22T16:23:40Z">
        <w:del w:id="208" w:author="孙菁菁" w:date="2022-06-22T17:58:39Z">
          <w:r>
            <w:rPr>
              <w:rFonts w:hint="eastAsia" w:ascii="仿宋_GB2312" w:hAnsi="仿宋_GB2312" w:cs="仿宋_GB2312"/>
              <w:sz w:val="36"/>
              <w:szCs w:val="36"/>
              <w:rPrChange w:id="209" w:author="谭雨馨" w:date="2022-06-22T17:54:41Z">
                <w:rPr>
                  <w:rFonts w:hint="eastAsia"/>
                </w:rPr>
              </w:rPrChange>
            </w:rPr>
            <w:delText>，</w:delText>
          </w:r>
        </w:del>
      </w:ins>
      <w:ins w:id="210" w:author="谭雨馨" w:date="2022-06-22T16:23:40Z">
        <w:r>
          <w:rPr>
            <w:rFonts w:hint="eastAsia" w:ascii="仿宋_GB2312" w:hAnsi="仿宋_GB2312" w:cs="仿宋_GB2312"/>
            <w:sz w:val="36"/>
            <w:szCs w:val="36"/>
            <w:rPrChange w:id="211" w:author="谭雨馨" w:date="2022-06-22T17:54:41Z">
              <w:rPr>
                <w:rFonts w:hint="eastAsia"/>
              </w:rPr>
            </w:rPrChange>
          </w:rPr>
          <w:t>贴近实战需求</w:t>
        </w:r>
      </w:ins>
      <w:ins w:id="212" w:author="谭雨馨" w:date="2022-06-22T16:23:40Z">
        <w:del w:id="213" w:author="孙菁菁" w:date="2022-06-22T17:58:40Z">
          <w:r>
            <w:rPr>
              <w:rFonts w:hint="eastAsia" w:ascii="仿宋_GB2312" w:hAnsi="仿宋_GB2312" w:cs="仿宋_GB2312"/>
              <w:sz w:val="36"/>
              <w:szCs w:val="36"/>
              <w:rPrChange w:id="214" w:author="谭雨馨" w:date="2022-06-22T17:54:41Z">
                <w:rPr>
                  <w:rFonts w:hint="eastAsia"/>
                </w:rPr>
              </w:rPrChange>
            </w:rPr>
            <w:delText>，</w:delText>
          </w:r>
        </w:del>
      </w:ins>
      <w:ins w:id="215" w:author="孙菁菁" w:date="2022-06-22T17:58:40Z">
        <w:r>
          <w:rPr>
            <w:rFonts w:hint="eastAsia" w:ascii="仿宋_GB2312" w:hAnsi="仿宋_GB2312" w:cs="仿宋_GB2312"/>
            <w:sz w:val="36"/>
            <w:szCs w:val="36"/>
            <w:lang w:eastAsia="zh-CN"/>
          </w:rPr>
          <w:t>、</w:t>
        </w:r>
      </w:ins>
      <w:ins w:id="216" w:author="谭雨馨" w:date="2022-06-22T16:23:40Z">
        <w:del w:id="217" w:author="孙菁菁" w:date="2022-06-22T17:58:43Z">
          <w:r>
            <w:rPr>
              <w:rFonts w:hint="eastAsia" w:ascii="仿宋_GB2312" w:hAnsi="仿宋_GB2312" w:cs="仿宋_GB2312"/>
              <w:sz w:val="36"/>
              <w:szCs w:val="36"/>
              <w:rPrChange w:id="218" w:author="谭雨馨" w:date="2022-06-22T17:54:41Z">
                <w:rPr>
                  <w:rFonts w:hint="eastAsia"/>
                </w:rPr>
              </w:rPrChange>
            </w:rPr>
            <w:delText>符</w:delText>
          </w:r>
        </w:del>
      </w:ins>
      <w:ins w:id="219" w:author="谭雨馨" w:date="2022-06-22T16:23:40Z">
        <w:del w:id="220" w:author="孙菁菁" w:date="2022-06-22T17:58:43Z">
          <w:r>
            <w:rPr>
              <w:rFonts w:hint="eastAsia" w:ascii="仿宋_GB2312" w:hAnsi="仿宋_GB2312" w:cs="仿宋_GB2312"/>
              <w:sz w:val="36"/>
              <w:szCs w:val="36"/>
              <w:rPrChange w:id="221" w:author="谭雨馨" w:date="2022-06-22T17:54:41Z">
                <w:rPr>
                  <w:rFonts w:hint="eastAsia"/>
                </w:rPr>
              </w:rPrChange>
            </w:rPr>
            <w:delText>合</w:delText>
          </w:r>
        </w:del>
      </w:ins>
      <w:ins w:id="222" w:author="孙菁菁" w:date="2022-06-22T17:58:45Z">
        <w:r>
          <w:rPr>
            <w:rFonts w:hint="eastAsia" w:ascii="仿宋_GB2312" w:hAnsi="仿宋_GB2312" w:cs="仿宋_GB2312"/>
            <w:sz w:val="36"/>
            <w:szCs w:val="36"/>
            <w:lang w:eastAsia="zh-CN"/>
          </w:rPr>
          <w:t>具有</w:t>
        </w:r>
      </w:ins>
      <w:ins w:id="223" w:author="谭雨馨" w:date="2022-06-22T16:23:40Z">
        <w:r>
          <w:rPr>
            <w:rFonts w:hint="eastAsia" w:ascii="仿宋_GB2312" w:hAnsi="仿宋_GB2312" w:cs="仿宋_GB2312"/>
            <w:sz w:val="36"/>
            <w:szCs w:val="36"/>
            <w:rPrChange w:id="224" w:author="谭雨馨" w:date="2022-06-22T17:54:41Z">
              <w:rPr>
                <w:rFonts w:hint="eastAsia"/>
              </w:rPr>
            </w:rPrChange>
          </w:rPr>
          <w:t>广西特色的警务实战技能教官团队，为推动我区公安</w:t>
        </w:r>
      </w:ins>
      <w:ins w:id="225" w:author="谭雨馨" w:date="2022-06-22T16:23:40Z">
        <w:del w:id="226" w:author="孙菁菁" w:date="2022-06-22T17:59:01Z">
          <w:r>
            <w:rPr>
              <w:rFonts w:hint="eastAsia" w:ascii="仿宋_GB2312" w:hAnsi="仿宋_GB2312" w:cs="仿宋_GB2312"/>
              <w:sz w:val="36"/>
              <w:szCs w:val="36"/>
              <w:rPrChange w:id="227" w:author="谭雨馨" w:date="2022-06-22T17:54:41Z">
                <w:rPr>
                  <w:rFonts w:hint="eastAsia"/>
                </w:rPr>
              </w:rPrChange>
            </w:rPr>
            <w:delText>教育训练</w:delText>
          </w:r>
        </w:del>
      </w:ins>
      <w:ins w:id="228" w:author="谭雨馨" w:date="2022-06-22T16:23:40Z">
        <w:r>
          <w:rPr>
            <w:rFonts w:hint="eastAsia" w:ascii="仿宋_GB2312" w:hAnsi="仿宋_GB2312" w:cs="仿宋_GB2312"/>
            <w:sz w:val="36"/>
            <w:szCs w:val="36"/>
            <w:rPrChange w:id="229" w:author="谭雨馨" w:date="2022-06-22T17:54:41Z">
              <w:rPr>
                <w:rFonts w:hint="eastAsia"/>
              </w:rPr>
            </w:rPrChange>
          </w:rPr>
          <w:t>工作高质量发展做出</w:t>
        </w:r>
      </w:ins>
      <w:ins w:id="230" w:author="谭雨馨" w:date="2022-06-22T16:23:40Z">
        <w:del w:id="231" w:author="李微" w:date="2022-06-23T08:15:27Z">
          <w:r>
            <w:rPr>
              <w:rFonts w:hint="eastAsia" w:ascii="仿宋_GB2312" w:hAnsi="仿宋_GB2312" w:cs="仿宋_GB2312"/>
              <w:sz w:val="36"/>
              <w:szCs w:val="36"/>
              <w:rPrChange w:id="232" w:author="谭雨馨" w:date="2022-06-22T17:54:41Z">
                <w:rPr>
                  <w:rFonts w:hint="eastAsia"/>
                </w:rPr>
              </w:rPrChange>
            </w:rPr>
            <w:delText>了</w:delText>
          </w:r>
        </w:del>
      </w:ins>
      <w:ins w:id="235" w:author="谭雨馨" w:date="2022-06-22T16:23:40Z">
        <w:r>
          <w:rPr>
            <w:rFonts w:hint="eastAsia" w:ascii="仿宋_GB2312" w:hAnsi="仿宋_GB2312" w:cs="仿宋_GB2312"/>
            <w:sz w:val="36"/>
            <w:szCs w:val="36"/>
            <w:rPrChange w:id="236" w:author="谭雨馨" w:date="2022-06-22T17:54:41Z">
              <w:rPr>
                <w:rFonts w:hint="eastAsia"/>
              </w:rPr>
            </w:rPrChange>
          </w:rPr>
          <w:t>积极贡献！在此，我代表</w:t>
        </w:r>
      </w:ins>
      <w:ins w:id="237" w:author="陈耀国" w:date="2022-06-22T18:14:52Z">
        <w:r>
          <w:rPr>
            <w:rFonts w:hint="eastAsia" w:ascii="仿宋_GB2312" w:hAnsi="仿宋_GB2312" w:cs="仿宋_GB2312"/>
            <w:sz w:val="36"/>
            <w:szCs w:val="36"/>
            <w:lang w:eastAsia="zh-CN"/>
          </w:rPr>
          <w:t>公安</w:t>
        </w:r>
      </w:ins>
      <w:ins w:id="238" w:author="谭雨馨" w:date="2022-06-22T17:49:57Z">
        <w:del w:id="239" w:author="孙菁菁" w:date="2022-06-22T17:59:06Z">
          <w:r>
            <w:rPr>
              <w:rFonts w:hint="eastAsia" w:ascii="仿宋_GB2312" w:hAnsi="仿宋_GB2312" w:cs="仿宋_GB2312"/>
              <w:sz w:val="36"/>
              <w:szCs w:val="36"/>
              <w:lang w:eastAsia="zh-CN"/>
              <w:rPrChange w:id="240" w:author="谭雨馨" w:date="2022-06-22T17:54:41Z">
                <w:rPr>
                  <w:rFonts w:hint="eastAsia" w:ascii="仿宋_GB2312" w:hAnsi="仿宋_GB2312" w:cs="仿宋_GB2312"/>
                  <w:lang w:eastAsia="zh-CN"/>
                </w:rPr>
              </w:rPrChange>
            </w:rPr>
            <w:delText>公</w:delText>
          </w:r>
        </w:del>
      </w:ins>
      <w:ins w:id="241" w:author="谭雨馨" w:date="2022-06-22T17:49:57Z">
        <w:del w:id="242" w:author="孙菁菁" w:date="2022-06-22T17:59:05Z">
          <w:r>
            <w:rPr>
              <w:rFonts w:hint="eastAsia" w:ascii="仿宋_GB2312" w:hAnsi="仿宋_GB2312" w:cs="仿宋_GB2312"/>
              <w:sz w:val="36"/>
              <w:szCs w:val="36"/>
              <w:lang w:eastAsia="zh-CN"/>
              <w:rPrChange w:id="243" w:author="谭雨馨" w:date="2022-06-22T17:54:41Z">
                <w:rPr>
                  <w:rFonts w:hint="eastAsia" w:ascii="仿宋_GB2312" w:hAnsi="仿宋_GB2312" w:cs="仿宋_GB2312"/>
                  <w:lang w:eastAsia="zh-CN"/>
                </w:rPr>
              </w:rPrChange>
            </w:rPr>
            <w:delText>安</w:delText>
          </w:r>
        </w:del>
      </w:ins>
      <w:ins w:id="244" w:author="谭雨馨" w:date="2022-06-22T16:23:40Z">
        <w:r>
          <w:rPr>
            <w:rFonts w:hint="eastAsia" w:ascii="仿宋_GB2312" w:hAnsi="仿宋_GB2312" w:cs="仿宋_GB2312"/>
            <w:sz w:val="36"/>
            <w:szCs w:val="36"/>
            <w:rPrChange w:id="245" w:author="谭雨馨" w:date="2022-06-22T17:54:41Z">
              <w:rPr>
                <w:rFonts w:hint="eastAsia"/>
              </w:rPr>
            </w:rPrChange>
          </w:rPr>
          <w:t>厅党委，向全区公安机关广大教官表示崇高的敬意</w:t>
        </w:r>
      </w:ins>
      <w:ins w:id="246" w:author="谭雨馨" w:date="2022-06-22T17:50:04Z">
        <w:r>
          <w:rPr>
            <w:rFonts w:hint="eastAsia" w:ascii="仿宋_GB2312" w:hAnsi="仿宋_GB2312" w:cs="仿宋_GB2312"/>
            <w:sz w:val="36"/>
            <w:szCs w:val="36"/>
            <w:lang w:eastAsia="zh-CN"/>
            <w:rPrChange w:id="247" w:author="谭雨馨" w:date="2022-06-22T17:54:41Z">
              <w:rPr>
                <w:rFonts w:hint="eastAsia" w:ascii="仿宋_GB2312" w:hAnsi="仿宋_GB2312" w:cs="仿宋_GB2312"/>
                <w:lang w:eastAsia="zh-CN"/>
              </w:rPr>
            </w:rPrChange>
          </w:rPr>
          <w:t>和</w:t>
        </w:r>
      </w:ins>
      <w:ins w:id="248" w:author="谭雨馨" w:date="2022-06-22T16:23:40Z">
        <w:r>
          <w:rPr>
            <w:rFonts w:hint="eastAsia" w:ascii="仿宋_GB2312" w:hAnsi="仿宋_GB2312" w:cs="仿宋_GB2312"/>
            <w:sz w:val="36"/>
            <w:szCs w:val="36"/>
            <w:rPrChange w:id="249" w:author="谭雨馨" w:date="2022-06-22T17:54:41Z">
              <w:rPr>
                <w:rFonts w:hint="eastAsia"/>
              </w:rPr>
            </w:rPrChange>
          </w:rPr>
          <w:t>亲切的</w:t>
        </w:r>
      </w:ins>
      <w:ins w:id="250" w:author="谭雨馨" w:date="2022-06-22T17:50:08Z">
        <w:r>
          <w:rPr>
            <w:rFonts w:hint="eastAsia" w:ascii="仿宋_GB2312" w:hAnsi="仿宋_GB2312" w:cs="仿宋_GB2312"/>
            <w:sz w:val="36"/>
            <w:szCs w:val="36"/>
            <w:lang w:eastAsia="zh-CN"/>
            <w:rPrChange w:id="251" w:author="谭雨馨" w:date="2022-06-22T17:54:41Z">
              <w:rPr>
                <w:rFonts w:hint="eastAsia" w:ascii="仿宋_GB2312" w:hAnsi="仿宋_GB2312" w:cs="仿宋_GB2312"/>
                <w:lang w:eastAsia="zh-CN"/>
              </w:rPr>
            </w:rPrChange>
          </w:rPr>
          <w:t>问候</w:t>
        </w:r>
      </w:ins>
      <w:ins w:id="252" w:author="谭雨馨" w:date="2022-06-22T16:23:40Z">
        <w:r>
          <w:rPr>
            <w:rFonts w:hint="eastAsia" w:ascii="仿宋_GB2312" w:hAnsi="仿宋_GB2312" w:cs="仿宋_GB2312"/>
            <w:sz w:val="36"/>
            <w:szCs w:val="36"/>
            <w:rPrChange w:id="253" w:author="谭雨馨" w:date="2022-06-22T17:54:41Z">
              <w:rPr>
                <w:rFonts w:hint="eastAsia"/>
              </w:rPr>
            </w:rPrChange>
          </w:rPr>
          <w:t>！</w:t>
        </w:r>
      </w:ins>
    </w:p>
    <w:p>
      <w:pPr>
        <w:spacing w:line="240" w:lineRule="auto"/>
        <w:ind w:firstLine="720" w:firstLineChars="200"/>
        <w:rPr>
          <w:ins w:id="255" w:author="谭雨馨" w:date="2022-06-22T17:51:26Z"/>
          <w:rFonts w:hint="eastAsia" w:ascii="仿宋_GB2312" w:hAnsi="仿宋_GB2312" w:cs="仿宋_GB2312"/>
          <w:sz w:val="36"/>
          <w:szCs w:val="36"/>
          <w:rPrChange w:id="256" w:author="谭雨馨" w:date="2022-06-22T17:54:41Z">
            <w:rPr>
              <w:ins w:id="257" w:author="谭雨馨" w:date="2022-06-22T17:51:26Z"/>
              <w:rFonts w:hint="eastAsia" w:ascii="仿宋_GB2312" w:hAnsi="仿宋_GB2312" w:cs="仿宋_GB2312"/>
            </w:rPr>
          </w:rPrChange>
        </w:rPr>
        <w:pPrChange w:id="254" w:author="孙菁菁" w:date="2022-06-22T17:59:11Z">
          <w:pPr/>
        </w:pPrChange>
      </w:pPr>
      <w:ins w:id="258" w:author="陈耀国" w:date="2022-06-22T18:15:23Z">
        <w:r>
          <w:rPr>
            <w:rFonts w:hint="eastAsia" w:ascii="仿宋_GB2312" w:hAnsi="仿宋_GB2312" w:cs="仿宋_GB2312"/>
            <w:sz w:val="36"/>
            <w:szCs w:val="36"/>
            <w:lang w:eastAsia="zh-CN"/>
          </w:rPr>
          <w:t>新时期</w:t>
        </w:r>
      </w:ins>
      <w:ins w:id="259" w:author="陈耀国" w:date="2022-06-22T18:15:44Z">
        <w:r>
          <w:rPr>
            <w:rFonts w:hint="eastAsia" w:ascii="仿宋_GB2312" w:hAnsi="仿宋_GB2312" w:cs="仿宋_GB2312"/>
            <w:sz w:val="36"/>
            <w:szCs w:val="36"/>
            <w:lang w:eastAsia="zh-CN"/>
          </w:rPr>
          <w:t>新阶段</w:t>
        </w:r>
      </w:ins>
      <w:ins w:id="260" w:author="陈耀国" w:date="2022-06-22T18:15:25Z">
        <w:r>
          <w:rPr>
            <w:rFonts w:hint="eastAsia" w:ascii="仿宋_GB2312" w:hAnsi="仿宋_GB2312" w:cs="仿宋_GB2312"/>
            <w:sz w:val="36"/>
            <w:szCs w:val="36"/>
            <w:lang w:eastAsia="zh-CN"/>
          </w:rPr>
          <w:t>，</w:t>
        </w:r>
      </w:ins>
      <w:ins w:id="261" w:author="谭雨馨" w:date="2022-06-22T16:23:40Z">
        <w:r>
          <w:rPr>
            <w:rFonts w:hint="eastAsia" w:ascii="仿宋_GB2312" w:hAnsi="仿宋_GB2312" w:cs="仿宋_GB2312"/>
            <w:sz w:val="36"/>
            <w:szCs w:val="36"/>
            <w:rPrChange w:id="262" w:author="谭雨馨" w:date="2022-06-22T17:54:41Z">
              <w:rPr>
                <w:rFonts w:hint="eastAsia"/>
              </w:rPr>
            </w:rPrChange>
          </w:rPr>
          <w:t>持续加强</w:t>
        </w:r>
      </w:ins>
      <w:ins w:id="263" w:author="谭雨馨" w:date="2022-06-22T16:23:40Z">
        <w:del w:id="264" w:author="李微" w:date="2022-06-23T08:15:52Z">
          <w:r>
            <w:rPr>
              <w:rFonts w:hint="eastAsia" w:ascii="仿宋_GB2312" w:hAnsi="仿宋_GB2312" w:cs="仿宋_GB2312"/>
              <w:sz w:val="36"/>
              <w:szCs w:val="36"/>
              <w:rPrChange w:id="265" w:author="谭雨馨" w:date="2022-06-22T17:54:41Z">
                <w:rPr>
                  <w:rFonts w:hint="eastAsia"/>
                </w:rPr>
              </w:rPrChange>
            </w:rPr>
            <w:delText>和推动</w:delText>
          </w:r>
        </w:del>
      </w:ins>
      <w:ins w:id="268" w:author="谭雨馨" w:date="2022-06-22T16:23:40Z">
        <w:r>
          <w:rPr>
            <w:rFonts w:hint="eastAsia" w:ascii="仿宋_GB2312" w:hAnsi="仿宋_GB2312" w:cs="仿宋_GB2312"/>
            <w:sz w:val="36"/>
            <w:szCs w:val="36"/>
            <w:rPrChange w:id="269" w:author="谭雨馨" w:date="2022-06-22T17:54:41Z">
              <w:rPr>
                <w:rFonts w:hint="eastAsia"/>
              </w:rPr>
            </w:rPrChange>
          </w:rPr>
          <w:t>教官队伍自身</w:t>
        </w:r>
      </w:ins>
      <w:ins w:id="270" w:author="谭雨馨" w:date="2022-06-22T16:23:40Z">
        <w:del w:id="271" w:author="李微" w:date="2022-06-23T08:15:57Z">
          <w:r>
            <w:rPr>
              <w:rFonts w:hint="eastAsia" w:ascii="仿宋_GB2312" w:hAnsi="仿宋_GB2312" w:cs="仿宋_GB2312"/>
              <w:sz w:val="36"/>
              <w:szCs w:val="36"/>
              <w:rPrChange w:id="272" w:author="谭雨馨" w:date="2022-06-22T17:54:41Z">
                <w:rPr>
                  <w:rFonts w:hint="eastAsia"/>
                </w:rPr>
              </w:rPrChange>
            </w:rPr>
            <w:delText>高质量</w:delText>
          </w:r>
        </w:del>
      </w:ins>
      <w:ins w:id="275" w:author="谭雨馨" w:date="2022-06-22T16:23:40Z">
        <w:r>
          <w:rPr>
            <w:rFonts w:hint="eastAsia" w:ascii="仿宋_GB2312" w:hAnsi="仿宋_GB2312" w:cs="仿宋_GB2312"/>
            <w:sz w:val="36"/>
            <w:szCs w:val="36"/>
            <w:rPrChange w:id="276" w:author="谭雨馨" w:date="2022-06-22T17:54:41Z">
              <w:rPr>
                <w:rFonts w:hint="eastAsia"/>
              </w:rPr>
            </w:rPrChange>
          </w:rPr>
          <w:t>建设</w:t>
        </w:r>
      </w:ins>
      <w:ins w:id="277" w:author="谭雨馨" w:date="2022-06-22T16:23:40Z">
        <w:del w:id="278" w:author="李微" w:date="2022-06-23T08:16:01Z">
          <w:r>
            <w:rPr>
              <w:rFonts w:hint="eastAsia" w:ascii="仿宋_GB2312" w:hAnsi="仿宋_GB2312" w:cs="仿宋_GB2312"/>
              <w:sz w:val="36"/>
              <w:szCs w:val="36"/>
              <w:rPrChange w:id="279" w:author="谭雨馨" w:date="2022-06-22T17:54:41Z">
                <w:rPr>
                  <w:rFonts w:hint="eastAsia"/>
                </w:rPr>
              </w:rPrChange>
            </w:rPr>
            <w:delText>和发展</w:delText>
          </w:r>
        </w:del>
      </w:ins>
      <w:ins w:id="282" w:author="谭雨馨" w:date="2022-06-22T16:23:40Z">
        <w:r>
          <w:rPr>
            <w:rFonts w:hint="eastAsia" w:ascii="仿宋_GB2312" w:hAnsi="仿宋_GB2312" w:cs="仿宋_GB2312"/>
            <w:sz w:val="36"/>
            <w:szCs w:val="36"/>
            <w:rPrChange w:id="283" w:author="谭雨馨" w:date="2022-06-22T17:54:41Z">
              <w:rPr>
                <w:rFonts w:hint="eastAsia"/>
              </w:rPr>
            </w:rPrChange>
          </w:rPr>
          <w:t>，是厅党委推动</w:t>
        </w:r>
      </w:ins>
      <w:ins w:id="284" w:author="谭雨馨" w:date="2022-06-22T16:23:40Z">
        <w:del w:id="285" w:author="李微" w:date="2022-06-23T08:16:20Z">
          <w:r>
            <w:rPr>
              <w:rFonts w:hint="eastAsia" w:ascii="仿宋_GB2312" w:hAnsi="仿宋_GB2312" w:cs="仿宋_GB2312"/>
              <w:sz w:val="36"/>
              <w:szCs w:val="36"/>
              <w:rPrChange w:id="286" w:author="谭雨馨" w:date="2022-06-22T17:54:41Z">
                <w:rPr>
                  <w:rFonts w:hint="eastAsia"/>
                </w:rPr>
              </w:rPrChange>
            </w:rPr>
            <w:delText>强警建设</w:delText>
          </w:r>
        </w:del>
      </w:ins>
      <w:ins w:id="289" w:author="李微" w:date="2022-06-23T08:16:20Z">
        <w:r>
          <w:rPr>
            <w:rFonts w:hint="eastAsia" w:ascii="仿宋_GB2312" w:hAnsi="仿宋_GB2312" w:cs="仿宋_GB2312"/>
            <w:sz w:val="36"/>
            <w:szCs w:val="36"/>
            <w:lang w:eastAsia="zh-CN"/>
          </w:rPr>
          <w:t>素质</w:t>
        </w:r>
      </w:ins>
      <w:ins w:id="290" w:author="李微" w:date="2022-06-23T08:16:22Z">
        <w:r>
          <w:rPr>
            <w:rFonts w:hint="eastAsia" w:ascii="仿宋_GB2312" w:hAnsi="仿宋_GB2312" w:cs="仿宋_GB2312"/>
            <w:sz w:val="36"/>
            <w:szCs w:val="36"/>
            <w:lang w:eastAsia="zh-CN"/>
          </w:rPr>
          <w:t>强</w:t>
        </w:r>
      </w:ins>
      <w:ins w:id="291" w:author="李微" w:date="2022-06-23T08:16:25Z">
        <w:r>
          <w:rPr>
            <w:rFonts w:hint="eastAsia" w:ascii="仿宋_GB2312" w:hAnsi="仿宋_GB2312" w:cs="仿宋_GB2312"/>
            <w:sz w:val="36"/>
            <w:szCs w:val="36"/>
            <w:lang w:eastAsia="zh-CN"/>
          </w:rPr>
          <w:t>警</w:t>
        </w:r>
      </w:ins>
      <w:ins w:id="292" w:author="谭雨馨" w:date="2022-06-22T16:23:40Z">
        <w:r>
          <w:rPr>
            <w:rFonts w:hint="eastAsia" w:ascii="仿宋_GB2312" w:hAnsi="仿宋_GB2312" w:cs="仿宋_GB2312"/>
            <w:sz w:val="36"/>
            <w:szCs w:val="36"/>
            <w:rPrChange w:id="293" w:author="谭雨馨" w:date="2022-06-22T17:54:41Z">
              <w:rPr>
                <w:rFonts w:hint="eastAsia"/>
              </w:rPr>
            </w:rPrChange>
          </w:rPr>
          <w:t>的</w:t>
        </w:r>
      </w:ins>
      <w:ins w:id="294" w:author="谭雨馨" w:date="2022-06-22T17:50:19Z">
        <w:del w:id="295" w:author="李微" w:date="2022-06-23T08:16:13Z">
          <w:r>
            <w:rPr>
              <w:rFonts w:hint="eastAsia" w:ascii="仿宋_GB2312" w:hAnsi="仿宋_GB2312" w:cs="仿宋_GB2312"/>
              <w:sz w:val="36"/>
              <w:szCs w:val="36"/>
              <w:lang w:eastAsia="zh-CN"/>
              <w:rPrChange w:id="296" w:author="谭雨馨" w:date="2022-06-22T17:54:41Z">
                <w:rPr>
                  <w:rFonts w:hint="eastAsia" w:ascii="仿宋_GB2312" w:hAnsi="仿宋_GB2312" w:cs="仿宋_GB2312"/>
                  <w:lang w:eastAsia="zh-CN"/>
                </w:rPr>
              </w:rPrChange>
            </w:rPr>
            <w:delText>一项</w:delText>
          </w:r>
        </w:del>
      </w:ins>
      <w:ins w:id="299" w:author="谭雨馨" w:date="2022-06-22T16:23:40Z">
        <w:r>
          <w:rPr>
            <w:rFonts w:hint="eastAsia" w:ascii="仿宋_GB2312" w:hAnsi="仿宋_GB2312" w:cs="仿宋_GB2312"/>
            <w:sz w:val="36"/>
            <w:szCs w:val="36"/>
            <w:rPrChange w:id="300" w:author="谭雨馨" w:date="2022-06-22T17:54:41Z">
              <w:rPr>
                <w:rFonts w:hint="eastAsia"/>
              </w:rPr>
            </w:rPrChange>
          </w:rPr>
          <w:t>重要内容，是锻造“四个铁一般”高素质过硬八桂公安铁军的必然要求。</w:t>
        </w:r>
      </w:ins>
      <w:ins w:id="301" w:author="孙菁菁" w:date="2022-06-22T17:59:47Z">
        <w:r>
          <w:rPr>
            <w:rFonts w:hint="eastAsia" w:ascii="仿宋_GB2312" w:hAnsi="仿宋_GB2312" w:cs="仿宋_GB2312"/>
            <w:sz w:val="36"/>
            <w:szCs w:val="36"/>
            <w:lang w:eastAsia="zh-CN"/>
          </w:rPr>
          <w:t>广西警察协会</w:t>
        </w:r>
      </w:ins>
      <w:ins w:id="302" w:author="谭雨馨" w:date="2022-06-22T16:23:40Z">
        <w:r>
          <w:rPr>
            <w:rFonts w:hint="eastAsia" w:ascii="仿宋_GB2312" w:hAnsi="仿宋_GB2312" w:cs="仿宋_GB2312"/>
            <w:sz w:val="36"/>
            <w:szCs w:val="36"/>
            <w:rPrChange w:id="303" w:author="谭雨馨" w:date="2022-06-22T17:54:41Z">
              <w:rPr>
                <w:rFonts w:hint="eastAsia"/>
              </w:rPr>
            </w:rPrChange>
          </w:rPr>
          <w:t>成立教官分会，</w:t>
        </w:r>
      </w:ins>
      <w:ins w:id="304" w:author="孙菁菁" w:date="2022-06-22T18:00:02Z">
        <w:r>
          <w:rPr>
            <w:rFonts w:hint="eastAsia" w:ascii="仿宋_GB2312" w:hAnsi="仿宋_GB2312" w:cs="仿宋_GB2312"/>
            <w:sz w:val="36"/>
            <w:szCs w:val="36"/>
          </w:rPr>
          <w:t>统筹利用</w:t>
        </w:r>
      </w:ins>
      <w:ins w:id="305" w:author="孙菁菁" w:date="2022-06-22T18:00:02Z">
        <w:del w:id="306" w:author="陈耀国" w:date="2022-06-22T18:16:19Z">
          <w:r>
            <w:rPr>
              <w:rFonts w:hint="eastAsia" w:ascii="仿宋_GB2312" w:hAnsi="仿宋_GB2312" w:cs="仿宋_GB2312"/>
              <w:sz w:val="36"/>
              <w:szCs w:val="36"/>
              <w:lang w:eastAsia="zh-CN"/>
            </w:rPr>
            <w:delText>了</w:delText>
          </w:r>
        </w:del>
      </w:ins>
      <w:ins w:id="307" w:author="孙菁菁" w:date="2022-06-22T18:00:02Z">
        <w:r>
          <w:rPr>
            <w:rFonts w:hint="eastAsia" w:ascii="仿宋_GB2312" w:hAnsi="仿宋_GB2312" w:cs="仿宋_GB2312"/>
            <w:sz w:val="36"/>
            <w:szCs w:val="36"/>
          </w:rPr>
          <w:t>优质训练资源，搭建</w:t>
        </w:r>
      </w:ins>
      <w:ins w:id="308" w:author="孙菁菁" w:date="2022-06-22T18:00:02Z">
        <w:del w:id="309" w:author="陈耀国" w:date="2022-06-22T18:16:08Z">
          <w:r>
            <w:rPr>
              <w:rFonts w:hint="eastAsia" w:ascii="仿宋_GB2312" w:hAnsi="仿宋_GB2312" w:cs="仿宋_GB2312"/>
              <w:sz w:val="36"/>
              <w:szCs w:val="36"/>
              <w:lang w:eastAsia="zh-CN"/>
            </w:rPr>
            <w:delText>了</w:delText>
          </w:r>
        </w:del>
      </w:ins>
      <w:ins w:id="310" w:author="陈耀国" w:date="2022-06-22T18:16:08Z">
        <w:r>
          <w:rPr>
            <w:rFonts w:hint="eastAsia" w:ascii="仿宋_GB2312" w:hAnsi="仿宋_GB2312" w:cs="仿宋_GB2312"/>
            <w:sz w:val="36"/>
            <w:szCs w:val="36"/>
            <w:lang w:eastAsia="zh-CN"/>
          </w:rPr>
          <w:t>起</w:t>
        </w:r>
      </w:ins>
      <w:ins w:id="311" w:author="孙菁菁" w:date="2022-06-22T18:00:09Z">
        <w:r>
          <w:rPr>
            <w:rFonts w:hint="eastAsia" w:ascii="仿宋_GB2312" w:hAnsi="仿宋_GB2312" w:cs="仿宋_GB2312"/>
            <w:sz w:val="36"/>
            <w:szCs w:val="36"/>
            <w:lang w:eastAsia="zh-CN"/>
          </w:rPr>
          <w:t>全区</w:t>
        </w:r>
      </w:ins>
      <w:ins w:id="312" w:author="孙菁菁" w:date="2022-06-22T18:00:11Z">
        <w:r>
          <w:rPr>
            <w:rFonts w:hint="eastAsia" w:ascii="仿宋_GB2312" w:hAnsi="仿宋_GB2312" w:cs="仿宋_GB2312"/>
            <w:sz w:val="36"/>
            <w:szCs w:val="36"/>
            <w:lang w:eastAsia="zh-CN"/>
          </w:rPr>
          <w:t>公安</w:t>
        </w:r>
      </w:ins>
      <w:ins w:id="313" w:author="孙菁菁" w:date="2022-06-22T18:00:14Z">
        <w:r>
          <w:rPr>
            <w:rFonts w:hint="eastAsia" w:ascii="仿宋_GB2312" w:hAnsi="仿宋_GB2312" w:cs="仿宋_GB2312"/>
            <w:sz w:val="36"/>
            <w:szCs w:val="36"/>
            <w:lang w:eastAsia="zh-CN"/>
          </w:rPr>
          <w:t>教官队伍</w:t>
        </w:r>
      </w:ins>
      <w:ins w:id="314" w:author="孙菁菁" w:date="2022-06-22T18:00:19Z">
        <w:del w:id="315" w:author="陈耀国" w:date="2022-06-22T18:20:51Z">
          <w:r>
            <w:rPr>
              <w:rFonts w:hint="eastAsia" w:ascii="仿宋_GB2312" w:hAnsi="仿宋_GB2312" w:cs="仿宋_GB2312"/>
              <w:sz w:val="36"/>
              <w:szCs w:val="36"/>
              <w:lang w:eastAsia="zh-CN"/>
            </w:rPr>
            <w:delText>的</w:delText>
          </w:r>
        </w:del>
      </w:ins>
      <w:ins w:id="316" w:author="孙菁菁" w:date="2022-06-22T18:00:02Z">
        <w:r>
          <w:rPr>
            <w:rFonts w:hint="eastAsia" w:ascii="仿宋_GB2312" w:hAnsi="仿宋_GB2312" w:cs="仿宋_GB2312"/>
            <w:sz w:val="36"/>
            <w:szCs w:val="36"/>
          </w:rPr>
          <w:t>交流学习</w:t>
        </w:r>
      </w:ins>
      <w:ins w:id="317" w:author="陈耀国" w:date="2022-06-22T18:20:54Z">
        <w:r>
          <w:rPr>
            <w:rFonts w:hint="eastAsia" w:ascii="仿宋_GB2312" w:hAnsi="仿宋_GB2312" w:cs="仿宋_GB2312"/>
            <w:sz w:val="36"/>
            <w:szCs w:val="36"/>
            <w:lang w:eastAsia="zh-CN"/>
          </w:rPr>
          <w:t>的</w:t>
        </w:r>
      </w:ins>
      <w:ins w:id="318" w:author="孙菁菁" w:date="2022-06-22T18:00:02Z">
        <w:r>
          <w:rPr>
            <w:rFonts w:hint="eastAsia" w:ascii="仿宋_GB2312" w:hAnsi="仿宋_GB2312" w:cs="仿宋_GB2312"/>
            <w:sz w:val="36"/>
            <w:szCs w:val="36"/>
          </w:rPr>
          <w:t>平台，</w:t>
        </w:r>
      </w:ins>
      <w:ins w:id="319" w:author="陈耀国" w:date="2022-06-22T18:18:43Z">
        <w:r>
          <w:rPr>
            <w:rFonts w:hint="eastAsia" w:ascii="仿宋_GB2312" w:hAnsi="仿宋_GB2312" w:cs="仿宋_GB2312"/>
            <w:sz w:val="36"/>
            <w:szCs w:val="36"/>
            <w:lang w:eastAsia="zh-CN"/>
          </w:rPr>
          <w:t>必将</w:t>
        </w:r>
      </w:ins>
      <w:ins w:id="320" w:author="谭雨馨" w:date="2022-06-22T16:23:40Z">
        <w:r>
          <w:rPr>
            <w:rFonts w:hint="eastAsia" w:ascii="仿宋_GB2312" w:hAnsi="仿宋_GB2312" w:cs="仿宋_GB2312"/>
            <w:sz w:val="36"/>
            <w:szCs w:val="36"/>
            <w:rPrChange w:id="321" w:author="谭雨馨" w:date="2022-06-22T17:54:41Z">
              <w:rPr>
                <w:rFonts w:hint="eastAsia"/>
              </w:rPr>
            </w:rPrChange>
          </w:rPr>
          <w:t>充分调动</w:t>
        </w:r>
      </w:ins>
      <w:ins w:id="322" w:author="谭雨馨" w:date="2022-06-22T17:50:51Z">
        <w:del w:id="323" w:author="陈耀国" w:date="2022-06-22T18:18:50Z">
          <w:r>
            <w:rPr>
              <w:rFonts w:hint="eastAsia" w:ascii="仿宋_GB2312" w:hAnsi="仿宋_GB2312" w:cs="仿宋_GB2312"/>
              <w:sz w:val="36"/>
              <w:szCs w:val="36"/>
              <w:lang w:eastAsia="zh-CN"/>
              <w:rPrChange w:id="324" w:author="谭雨馨" w:date="2022-06-22T17:54:41Z">
                <w:rPr>
                  <w:rFonts w:hint="eastAsia" w:ascii="仿宋_GB2312" w:hAnsi="仿宋_GB2312" w:cs="仿宋_GB2312"/>
                  <w:lang w:eastAsia="zh-CN"/>
                </w:rPr>
              </w:rPrChange>
            </w:rPr>
            <w:delText>了</w:delText>
          </w:r>
        </w:del>
      </w:ins>
      <w:ins w:id="325" w:author="谭雨馨" w:date="2022-06-22T16:23:40Z">
        <w:r>
          <w:rPr>
            <w:rFonts w:hint="eastAsia" w:ascii="仿宋_GB2312" w:hAnsi="仿宋_GB2312" w:cs="仿宋_GB2312"/>
            <w:sz w:val="36"/>
            <w:szCs w:val="36"/>
            <w:rPrChange w:id="326" w:author="谭雨馨" w:date="2022-06-22T17:54:41Z">
              <w:rPr>
                <w:rFonts w:hint="eastAsia"/>
              </w:rPr>
            </w:rPrChange>
          </w:rPr>
          <w:t>教官队伍的积极性，</w:t>
        </w:r>
      </w:ins>
      <w:ins w:id="327" w:author="谭雨馨" w:date="2022-06-22T16:23:40Z">
        <w:del w:id="328" w:author="孙菁菁" w:date="2022-06-22T18:00:48Z">
          <w:r>
            <w:rPr>
              <w:rFonts w:hint="eastAsia" w:ascii="仿宋_GB2312" w:hAnsi="仿宋_GB2312" w:cs="仿宋_GB2312"/>
              <w:sz w:val="36"/>
              <w:szCs w:val="36"/>
              <w:rPrChange w:id="329" w:author="谭雨馨" w:date="2022-06-22T17:54:41Z">
                <w:rPr>
                  <w:rFonts w:hint="eastAsia"/>
                </w:rPr>
              </w:rPrChange>
            </w:rPr>
            <w:delText>统筹利用</w:delText>
          </w:r>
        </w:del>
      </w:ins>
      <w:ins w:id="330" w:author="谭雨馨" w:date="2022-06-22T17:51:12Z">
        <w:del w:id="331" w:author="孙菁菁" w:date="2022-06-22T18:00:48Z">
          <w:r>
            <w:rPr>
              <w:rFonts w:hint="eastAsia" w:ascii="仿宋_GB2312" w:hAnsi="仿宋_GB2312" w:cs="仿宋_GB2312"/>
              <w:sz w:val="36"/>
              <w:szCs w:val="36"/>
              <w:lang w:eastAsia="zh-CN"/>
              <w:rPrChange w:id="332" w:author="谭雨馨" w:date="2022-06-22T17:54:41Z">
                <w:rPr>
                  <w:rFonts w:hint="eastAsia" w:ascii="仿宋_GB2312" w:hAnsi="仿宋_GB2312" w:cs="仿宋_GB2312"/>
                  <w:lang w:eastAsia="zh-CN"/>
                </w:rPr>
              </w:rPrChange>
            </w:rPr>
            <w:delText>了</w:delText>
          </w:r>
        </w:del>
      </w:ins>
      <w:ins w:id="333" w:author="谭雨馨" w:date="2022-06-22T16:23:40Z">
        <w:del w:id="334" w:author="孙菁菁" w:date="2022-06-22T18:00:48Z">
          <w:r>
            <w:rPr>
              <w:rFonts w:hint="eastAsia" w:ascii="仿宋_GB2312" w:hAnsi="仿宋_GB2312" w:cs="仿宋_GB2312"/>
              <w:sz w:val="36"/>
              <w:szCs w:val="36"/>
              <w:rPrChange w:id="335" w:author="谭雨馨" w:date="2022-06-22T17:54:41Z">
                <w:rPr>
                  <w:rFonts w:hint="eastAsia"/>
                </w:rPr>
              </w:rPrChange>
            </w:rPr>
            <w:delText>优质训练资源，搭建</w:delText>
          </w:r>
        </w:del>
      </w:ins>
      <w:ins w:id="336" w:author="谭雨馨" w:date="2022-06-22T17:51:17Z">
        <w:del w:id="337" w:author="孙菁菁" w:date="2022-06-22T18:00:48Z">
          <w:r>
            <w:rPr>
              <w:rFonts w:hint="eastAsia" w:ascii="仿宋_GB2312" w:hAnsi="仿宋_GB2312" w:cs="仿宋_GB2312"/>
              <w:sz w:val="36"/>
              <w:szCs w:val="36"/>
              <w:lang w:eastAsia="zh-CN"/>
              <w:rPrChange w:id="338" w:author="谭雨馨" w:date="2022-06-22T17:54:41Z">
                <w:rPr>
                  <w:rFonts w:hint="eastAsia" w:ascii="仿宋_GB2312" w:hAnsi="仿宋_GB2312" w:cs="仿宋_GB2312"/>
                  <w:lang w:eastAsia="zh-CN"/>
                </w:rPr>
              </w:rPrChange>
            </w:rPr>
            <w:delText>了</w:delText>
          </w:r>
        </w:del>
      </w:ins>
      <w:ins w:id="339" w:author="谭雨馨" w:date="2022-06-22T16:23:40Z">
        <w:del w:id="340" w:author="孙菁菁" w:date="2022-06-22T18:00:48Z">
          <w:r>
            <w:rPr>
              <w:rFonts w:hint="eastAsia" w:ascii="仿宋_GB2312" w:hAnsi="仿宋_GB2312" w:cs="仿宋_GB2312"/>
              <w:sz w:val="36"/>
              <w:szCs w:val="36"/>
              <w:rPrChange w:id="341" w:author="谭雨馨" w:date="2022-06-22T17:54:41Z">
                <w:rPr>
                  <w:rFonts w:hint="eastAsia"/>
                </w:rPr>
              </w:rPrChange>
            </w:rPr>
            <w:delText>交流学习平台，</w:delText>
          </w:r>
        </w:del>
      </w:ins>
      <w:ins w:id="342" w:author="谭雨馨" w:date="2022-06-22T16:23:40Z">
        <w:del w:id="343" w:author="孙菁菁" w:date="2022-06-22T18:00:48Z">
          <w:r>
            <w:rPr>
              <w:rFonts w:hint="eastAsia" w:ascii="仿宋_GB2312" w:hAnsi="仿宋_GB2312" w:cs="仿宋_GB2312"/>
              <w:sz w:val="36"/>
              <w:szCs w:val="36"/>
              <w:rPrChange w:id="344" w:author="谭雨馨" w:date="2022-06-22T17:54:41Z">
                <w:rPr>
                  <w:rFonts w:hint="eastAsia"/>
                </w:rPr>
              </w:rPrChange>
            </w:rPr>
            <w:delText>有利于</w:delText>
          </w:r>
        </w:del>
      </w:ins>
      <w:ins w:id="345" w:author="孙菁菁" w:date="2022-06-22T18:00:48Z">
        <w:r>
          <w:rPr>
            <w:rFonts w:hint="eastAsia" w:ascii="仿宋_GB2312" w:hAnsi="仿宋_GB2312" w:cs="仿宋_GB2312"/>
            <w:sz w:val="36"/>
            <w:szCs w:val="36"/>
            <w:lang w:eastAsia="zh-CN"/>
          </w:rPr>
          <w:t>对</w:t>
        </w:r>
      </w:ins>
      <w:ins w:id="346" w:author="谭雨馨" w:date="2022-06-22T16:23:40Z">
        <w:r>
          <w:rPr>
            <w:rFonts w:hint="eastAsia" w:ascii="仿宋_GB2312" w:hAnsi="仿宋_GB2312" w:cs="仿宋_GB2312"/>
            <w:sz w:val="36"/>
            <w:szCs w:val="36"/>
            <w:rPrChange w:id="347" w:author="谭雨馨" w:date="2022-06-22T17:54:41Z">
              <w:rPr>
                <w:rFonts w:hint="eastAsia"/>
              </w:rPr>
            </w:rPrChange>
          </w:rPr>
          <w:t>持续推动教官队伍成长进步，助力公安实战训练素质提升，服务广西公安工作高质量发展</w:t>
        </w:r>
      </w:ins>
      <w:ins w:id="348" w:author="孙菁菁" w:date="2022-06-22T18:01:00Z">
        <w:del w:id="349" w:author="陈耀国" w:date="2022-06-22T18:19:15Z">
          <w:r>
            <w:rPr>
              <w:rFonts w:hint="eastAsia" w:ascii="仿宋_GB2312" w:hAnsi="仿宋_GB2312" w:cs="仿宋_GB2312"/>
              <w:sz w:val="36"/>
              <w:szCs w:val="36"/>
              <w:lang w:eastAsia="zh-CN"/>
            </w:rPr>
            <w:delText>大有裨益</w:delText>
          </w:r>
        </w:del>
      </w:ins>
      <w:ins w:id="350" w:author="陈耀国" w:date="2022-06-22T18:19:15Z">
        <w:r>
          <w:rPr>
            <w:rFonts w:hint="eastAsia" w:ascii="仿宋_GB2312" w:hAnsi="仿宋_GB2312" w:cs="仿宋_GB2312"/>
            <w:sz w:val="36"/>
            <w:szCs w:val="36"/>
            <w:lang w:eastAsia="zh-CN"/>
          </w:rPr>
          <w:t>起到极大的促进</w:t>
        </w:r>
      </w:ins>
      <w:ins w:id="351" w:author="陈耀国" w:date="2022-06-22T18:19:20Z">
        <w:r>
          <w:rPr>
            <w:rFonts w:hint="eastAsia" w:ascii="仿宋_GB2312" w:hAnsi="仿宋_GB2312" w:cs="仿宋_GB2312"/>
            <w:sz w:val="36"/>
            <w:szCs w:val="36"/>
            <w:lang w:eastAsia="zh-CN"/>
          </w:rPr>
          <w:t>作用</w:t>
        </w:r>
      </w:ins>
      <w:ins w:id="352" w:author="谭雨馨" w:date="2022-06-22T16:23:40Z">
        <w:r>
          <w:rPr>
            <w:rFonts w:hint="eastAsia" w:ascii="仿宋_GB2312" w:hAnsi="仿宋_GB2312" w:cs="仿宋_GB2312"/>
            <w:sz w:val="36"/>
            <w:szCs w:val="36"/>
            <w:rPrChange w:id="353" w:author="谭雨馨" w:date="2022-06-22T17:54:41Z">
              <w:rPr>
                <w:rFonts w:hint="eastAsia"/>
              </w:rPr>
            </w:rPrChange>
          </w:rPr>
          <w:t>。</w:t>
        </w:r>
      </w:ins>
    </w:p>
    <w:p>
      <w:pPr>
        <w:spacing w:line="240" w:lineRule="auto"/>
        <w:rPr>
          <w:ins w:id="355" w:author="谭雨馨" w:date="2022-06-22T16:23:40Z"/>
          <w:rFonts w:hint="eastAsia" w:ascii="仿宋_GB2312" w:hAnsi="仿宋_GB2312" w:cs="仿宋_GB2312"/>
          <w:sz w:val="36"/>
          <w:szCs w:val="36"/>
          <w:rPrChange w:id="356" w:author="谭雨馨" w:date="2022-06-22T17:54:41Z">
            <w:rPr>
              <w:ins w:id="357" w:author="谭雨馨" w:date="2022-06-22T16:23:40Z"/>
            </w:rPr>
          </w:rPrChange>
        </w:rPr>
        <w:pPrChange w:id="354" w:author="孙菁菁" w:date="2022-06-22T17:55:42Z">
          <w:pPr/>
        </w:pPrChange>
      </w:pPr>
      <w:ins w:id="358" w:author="谭雨馨" w:date="2022-06-22T16:23:40Z">
        <w:r>
          <w:rPr>
            <w:rFonts w:hint="eastAsia" w:ascii="仿宋_GB2312" w:hAnsi="仿宋_GB2312" w:cs="仿宋_GB2312"/>
            <w:sz w:val="36"/>
            <w:szCs w:val="36"/>
            <w:rPrChange w:id="359" w:author="谭雨馨" w:date="2022-06-22T17:54:41Z">
              <w:rPr>
                <w:rFonts w:hint="eastAsia"/>
              </w:rPr>
            </w:rPrChange>
          </w:rPr>
          <w:t>希望广西警察协会教官分会和广大教官以</w:t>
        </w:r>
      </w:ins>
      <w:ins w:id="360" w:author="谭雨馨" w:date="2022-06-22T16:23:40Z">
        <w:del w:id="361" w:author="孙菁菁" w:date="2022-06-22T18:01:19Z">
          <w:r>
            <w:rPr>
              <w:rFonts w:hint="eastAsia" w:ascii="仿宋_GB2312" w:hAnsi="仿宋_GB2312" w:cs="仿宋_GB2312"/>
              <w:sz w:val="36"/>
              <w:szCs w:val="36"/>
              <w:rPrChange w:id="362" w:author="谭雨馨" w:date="2022-06-22T17:54:41Z">
                <w:rPr>
                  <w:rFonts w:hint="eastAsia"/>
                </w:rPr>
              </w:rPrChange>
            </w:rPr>
            <w:delText>此次揭牌</w:delText>
          </w:r>
        </w:del>
      </w:ins>
      <w:ins w:id="363" w:author="孙菁菁" w:date="2022-06-22T18:01:19Z">
        <w:del w:id="364" w:author="陈耀国" w:date="2022-06-22T18:12:43Z">
          <w:r>
            <w:rPr>
              <w:rFonts w:hint="eastAsia" w:ascii="仿宋_GB2312" w:hAnsi="仿宋_GB2312" w:cs="仿宋_GB2312"/>
              <w:sz w:val="36"/>
              <w:szCs w:val="36"/>
              <w:lang w:eastAsia="zh-CN"/>
            </w:rPr>
            <w:delText>教官</w:delText>
          </w:r>
        </w:del>
      </w:ins>
      <w:ins w:id="365" w:author="孙菁菁" w:date="2022-06-22T18:01:19Z">
        <w:r>
          <w:rPr>
            <w:rFonts w:hint="eastAsia" w:ascii="仿宋_GB2312" w:hAnsi="仿宋_GB2312" w:cs="仿宋_GB2312"/>
            <w:sz w:val="36"/>
            <w:szCs w:val="36"/>
            <w:lang w:eastAsia="zh-CN"/>
          </w:rPr>
          <w:t>分会成立</w:t>
        </w:r>
      </w:ins>
      <w:ins w:id="366" w:author="谭雨馨" w:date="2022-06-22T16:23:40Z">
        <w:r>
          <w:rPr>
            <w:rFonts w:hint="eastAsia" w:ascii="仿宋_GB2312" w:hAnsi="仿宋_GB2312" w:cs="仿宋_GB2312"/>
            <w:sz w:val="36"/>
            <w:szCs w:val="36"/>
            <w:rPrChange w:id="367" w:author="谭雨馨" w:date="2022-06-22T17:54:41Z">
              <w:rPr>
                <w:rFonts w:hint="eastAsia"/>
              </w:rPr>
            </w:rPrChange>
          </w:rPr>
          <w:t>为新的起点，始终坚持以习近平新时代中国特色社会主义思想</w:t>
        </w:r>
      </w:ins>
      <w:ins w:id="368" w:author="谭雨馨" w:date="2022-06-22T17:52:03Z">
        <w:del w:id="369" w:author="陈耀国" w:date="2022-06-22T18:13:01Z">
          <w:r>
            <w:rPr>
              <w:rFonts w:hint="eastAsia" w:ascii="仿宋_GB2312" w:hAnsi="仿宋_GB2312" w:cs="仿宋_GB2312"/>
              <w:sz w:val="36"/>
              <w:szCs w:val="36"/>
              <w:lang w:eastAsia="zh-CN"/>
              <w:rPrChange w:id="370" w:author="谭雨馨" w:date="2022-06-22T17:54:41Z">
                <w:rPr>
                  <w:rFonts w:hint="eastAsia" w:ascii="仿宋_GB2312" w:hAnsi="仿宋_GB2312" w:cs="仿宋_GB2312"/>
                  <w:lang w:eastAsia="zh-CN"/>
                </w:rPr>
              </w:rPrChange>
            </w:rPr>
            <w:delText>、</w:delText>
          </w:r>
        </w:del>
      </w:ins>
      <w:ins w:id="371" w:author="谭雨馨" w:date="2022-06-22T17:52:04Z">
        <w:del w:id="372" w:author="陈耀国" w:date="2022-06-22T18:13:01Z">
          <w:r>
            <w:rPr>
              <w:rFonts w:hint="eastAsia" w:ascii="仿宋_GB2312" w:hAnsi="仿宋_GB2312" w:cs="仿宋_GB2312"/>
              <w:sz w:val="36"/>
              <w:szCs w:val="36"/>
              <w:lang w:eastAsia="zh-CN"/>
              <w:rPrChange w:id="373" w:author="谭雨馨" w:date="2022-06-22T17:54:41Z">
                <w:rPr>
                  <w:rFonts w:hint="eastAsia" w:ascii="仿宋_GB2312" w:hAnsi="仿宋_GB2312" w:cs="仿宋_GB2312"/>
                  <w:lang w:eastAsia="zh-CN"/>
                </w:rPr>
              </w:rPrChange>
            </w:rPr>
            <w:delText>习近平</w:delText>
          </w:r>
        </w:del>
      </w:ins>
      <w:ins w:id="374" w:author="谭雨馨" w:date="2022-06-22T17:52:08Z">
        <w:del w:id="375" w:author="陈耀国" w:date="2022-06-22T18:13:01Z">
          <w:r>
            <w:rPr>
              <w:rFonts w:hint="eastAsia" w:ascii="仿宋_GB2312" w:hAnsi="仿宋_GB2312" w:cs="仿宋_GB2312"/>
              <w:sz w:val="36"/>
              <w:szCs w:val="36"/>
              <w:lang w:eastAsia="zh-CN"/>
              <w:rPrChange w:id="376" w:author="谭雨馨" w:date="2022-06-22T17:54:41Z">
                <w:rPr>
                  <w:rFonts w:hint="eastAsia" w:ascii="仿宋_GB2312" w:hAnsi="仿宋_GB2312" w:cs="仿宋_GB2312"/>
                  <w:lang w:eastAsia="zh-CN"/>
                </w:rPr>
              </w:rPrChange>
            </w:rPr>
            <w:delText>法治思想</w:delText>
          </w:r>
        </w:del>
      </w:ins>
      <w:ins w:id="377" w:author="谭雨馨" w:date="2022-06-22T17:52:10Z">
        <w:r>
          <w:rPr>
            <w:rFonts w:hint="eastAsia" w:ascii="仿宋_GB2312" w:hAnsi="仿宋_GB2312" w:cs="仿宋_GB2312"/>
            <w:sz w:val="36"/>
            <w:szCs w:val="36"/>
            <w:lang w:eastAsia="zh-CN"/>
            <w:rPrChange w:id="378" w:author="谭雨馨" w:date="2022-06-22T17:54:41Z">
              <w:rPr>
                <w:rFonts w:hint="eastAsia" w:ascii="仿宋_GB2312" w:hAnsi="仿宋_GB2312" w:cs="仿宋_GB2312"/>
                <w:lang w:eastAsia="zh-CN"/>
              </w:rPr>
            </w:rPrChange>
          </w:rPr>
          <w:t>为</w:t>
        </w:r>
      </w:ins>
      <w:ins w:id="379" w:author="谭雨馨" w:date="2022-06-22T16:23:40Z">
        <w:r>
          <w:rPr>
            <w:rFonts w:hint="eastAsia" w:ascii="仿宋_GB2312" w:hAnsi="仿宋_GB2312" w:cs="仿宋_GB2312"/>
            <w:sz w:val="36"/>
            <w:szCs w:val="36"/>
            <w:rPrChange w:id="380" w:author="谭雨馨" w:date="2022-06-22T17:54:41Z">
              <w:rPr>
                <w:rFonts w:hint="eastAsia"/>
              </w:rPr>
            </w:rPrChange>
          </w:rPr>
          <w:t>指导，</w:t>
        </w:r>
      </w:ins>
      <w:ins w:id="381" w:author="谭雨馨" w:date="2022-06-22T16:23:40Z">
        <w:del w:id="382" w:author="孙菁菁" w:date="2022-06-22T18:01:53Z">
          <w:r>
            <w:rPr>
              <w:rFonts w:hint="eastAsia" w:ascii="仿宋_GB2312" w:hAnsi="仿宋_GB2312" w:cs="仿宋_GB2312"/>
              <w:sz w:val="36"/>
              <w:szCs w:val="36"/>
              <w:rPrChange w:id="383" w:author="谭雨馨" w:date="2022-06-22T17:54:41Z">
                <w:rPr>
                  <w:rFonts w:hint="eastAsia"/>
                </w:rPr>
              </w:rPrChange>
            </w:rPr>
            <w:delText>致力于</w:delText>
          </w:r>
        </w:del>
      </w:ins>
      <w:ins w:id="384" w:author="孙菁菁" w:date="2022-06-22T18:01:53Z">
        <w:r>
          <w:rPr>
            <w:rFonts w:hint="eastAsia" w:ascii="仿宋_GB2312" w:hAnsi="仿宋_GB2312" w:cs="仿宋_GB2312"/>
            <w:sz w:val="36"/>
            <w:szCs w:val="36"/>
            <w:lang w:eastAsia="zh-CN"/>
          </w:rPr>
          <w:t>大力推进</w:t>
        </w:r>
      </w:ins>
      <w:ins w:id="385" w:author="谭雨馨" w:date="2022-06-22T16:23:40Z">
        <w:r>
          <w:rPr>
            <w:rFonts w:hint="eastAsia" w:ascii="仿宋_GB2312" w:hAnsi="仿宋_GB2312" w:cs="仿宋_GB2312"/>
            <w:sz w:val="36"/>
            <w:szCs w:val="36"/>
            <w:rPrChange w:id="386" w:author="谭雨馨" w:date="2022-06-22T17:54:41Z">
              <w:rPr>
                <w:rFonts w:hint="eastAsia"/>
              </w:rPr>
            </w:rPrChange>
          </w:rPr>
          <w:t>实战训练</w:t>
        </w:r>
      </w:ins>
      <w:ins w:id="387" w:author="李微" w:date="2022-06-23T08:17:19Z">
        <w:r>
          <w:rPr>
            <w:rFonts w:hint="eastAsia" w:ascii="仿宋_GB2312" w:hAnsi="仿宋_GB2312" w:cs="仿宋_GB2312"/>
            <w:sz w:val="36"/>
            <w:szCs w:val="36"/>
            <w:lang w:eastAsia="zh-CN"/>
          </w:rPr>
          <w:t>和</w:t>
        </w:r>
      </w:ins>
      <w:ins w:id="388" w:author="谭雨馨" w:date="2022-06-22T16:23:40Z">
        <w:del w:id="389" w:author="李微" w:date="2022-06-23T08:17:17Z">
          <w:r>
            <w:rPr>
              <w:rFonts w:hint="eastAsia" w:ascii="仿宋_GB2312" w:hAnsi="仿宋_GB2312" w:cs="仿宋_GB2312"/>
              <w:sz w:val="36"/>
              <w:szCs w:val="36"/>
              <w:rPrChange w:id="390" w:author="谭雨馨" w:date="2022-06-22T17:54:41Z">
                <w:rPr>
                  <w:rFonts w:hint="eastAsia"/>
                </w:rPr>
              </w:rPrChange>
            </w:rPr>
            <w:delText>研究和</w:delText>
          </w:r>
        </w:del>
      </w:ins>
      <w:ins w:id="393" w:author="谭雨馨" w:date="2022-06-22T16:23:40Z">
        <w:r>
          <w:rPr>
            <w:rFonts w:hint="eastAsia" w:ascii="仿宋_GB2312" w:hAnsi="仿宋_GB2312" w:cs="仿宋_GB2312"/>
            <w:sz w:val="36"/>
            <w:szCs w:val="36"/>
            <w:rPrChange w:id="394" w:author="谭雨馨" w:date="2022-06-22T17:54:41Z">
              <w:rPr>
                <w:rFonts w:hint="eastAsia"/>
              </w:rPr>
            </w:rPrChange>
          </w:rPr>
          <w:t>创新训练成果</w:t>
        </w:r>
      </w:ins>
      <w:ins w:id="395" w:author="谭雨馨" w:date="2022-06-22T16:23:40Z">
        <w:del w:id="396" w:author="李微" w:date="2022-06-23T08:17:25Z">
          <w:r>
            <w:rPr>
              <w:rFonts w:hint="eastAsia" w:ascii="仿宋_GB2312" w:hAnsi="仿宋_GB2312" w:cs="仿宋_GB2312"/>
              <w:sz w:val="36"/>
              <w:szCs w:val="36"/>
              <w:rPrChange w:id="397" w:author="谭雨馨" w:date="2022-06-22T17:54:41Z">
                <w:rPr>
                  <w:rFonts w:hint="eastAsia"/>
                </w:rPr>
              </w:rPrChange>
            </w:rPr>
            <w:delText>的</w:delText>
          </w:r>
        </w:del>
      </w:ins>
      <w:ins w:id="400" w:author="谭雨馨" w:date="2022-06-22T16:23:40Z">
        <w:r>
          <w:rPr>
            <w:rFonts w:hint="eastAsia" w:ascii="仿宋_GB2312" w:hAnsi="仿宋_GB2312" w:cs="仿宋_GB2312"/>
            <w:sz w:val="36"/>
            <w:szCs w:val="36"/>
            <w:rPrChange w:id="401" w:author="谭雨馨" w:date="2022-06-22T17:54:41Z">
              <w:rPr>
                <w:rFonts w:hint="eastAsia"/>
              </w:rPr>
            </w:rPrChange>
          </w:rPr>
          <w:t>推广，</w:t>
        </w:r>
      </w:ins>
      <w:ins w:id="402" w:author="谭雨馨" w:date="2022-06-22T17:54:06Z">
        <w:r>
          <w:rPr>
            <w:rFonts w:hint="eastAsia" w:ascii="仿宋_GB2312" w:hAnsi="仿宋_GB2312" w:cs="仿宋_GB2312"/>
            <w:sz w:val="36"/>
            <w:szCs w:val="36"/>
            <w:rPrChange w:id="403" w:author="谭雨馨" w:date="2022-06-22T17:54:41Z">
              <w:rPr>
                <w:rFonts w:hint="eastAsia" w:ascii="仿宋_GB2312" w:hAnsi="仿宋_GB2312" w:cs="仿宋_GB2312"/>
              </w:rPr>
            </w:rPrChange>
          </w:rPr>
          <w:t>深入推进“教、研、学、练、战”一体化建设，</w:t>
        </w:r>
      </w:ins>
      <w:ins w:id="404" w:author="谭雨馨" w:date="2022-06-22T16:23:40Z">
        <w:r>
          <w:rPr>
            <w:rFonts w:hint="eastAsia" w:ascii="仿宋_GB2312" w:hAnsi="仿宋_GB2312" w:cs="仿宋_GB2312"/>
            <w:sz w:val="36"/>
            <w:szCs w:val="36"/>
            <w:rPrChange w:id="405" w:author="谭雨馨" w:date="2022-06-22T17:54:41Z">
              <w:rPr>
                <w:rFonts w:hint="eastAsia"/>
              </w:rPr>
            </w:rPrChange>
          </w:rPr>
          <w:t>始终保持行业性、专业性、自律性、非营利</w:t>
        </w:r>
      </w:ins>
      <w:ins w:id="406" w:author="孙菁菁" w:date="2022-06-22T18:02:06Z">
        <w:r>
          <w:rPr>
            <w:rFonts w:hint="eastAsia" w:ascii="仿宋_GB2312" w:hAnsi="仿宋_GB2312" w:cs="仿宋_GB2312"/>
            <w:sz w:val="36"/>
            <w:szCs w:val="36"/>
            <w:lang w:eastAsia="zh-CN"/>
          </w:rPr>
          <w:t>性</w:t>
        </w:r>
      </w:ins>
      <w:ins w:id="407" w:author="谭雨馨" w:date="2022-06-22T17:52:38Z">
        <w:r>
          <w:rPr>
            <w:rFonts w:hint="eastAsia" w:ascii="仿宋_GB2312" w:hAnsi="仿宋_GB2312" w:cs="仿宋_GB2312"/>
            <w:sz w:val="36"/>
            <w:szCs w:val="36"/>
            <w:lang w:eastAsia="zh-CN"/>
            <w:rPrChange w:id="408" w:author="谭雨馨" w:date="2022-06-22T17:54:41Z">
              <w:rPr>
                <w:rFonts w:hint="eastAsia" w:ascii="仿宋_GB2312" w:hAnsi="仿宋_GB2312" w:cs="仿宋_GB2312"/>
                <w:lang w:eastAsia="zh-CN"/>
              </w:rPr>
            </w:rPrChange>
          </w:rPr>
          <w:t>等</w:t>
        </w:r>
      </w:ins>
      <w:ins w:id="409" w:author="谭雨馨" w:date="2022-06-22T16:23:40Z">
        <w:r>
          <w:rPr>
            <w:rFonts w:hint="eastAsia" w:ascii="仿宋_GB2312" w:hAnsi="仿宋_GB2312" w:cs="仿宋_GB2312"/>
            <w:sz w:val="36"/>
            <w:szCs w:val="36"/>
            <w:rPrChange w:id="410" w:author="谭雨馨" w:date="2022-06-22T17:54:41Z">
              <w:rPr>
                <w:rFonts w:hint="eastAsia"/>
              </w:rPr>
            </w:rPrChange>
          </w:rPr>
          <w:t>属性，始终</w:t>
        </w:r>
      </w:ins>
      <w:ins w:id="411" w:author="谭雨馨" w:date="2022-06-22T16:23:40Z">
        <w:del w:id="412" w:author="陈耀国" w:date="2022-06-22T18:21:45Z">
          <w:r>
            <w:rPr>
              <w:rFonts w:hint="eastAsia" w:ascii="仿宋_GB2312" w:hAnsi="仿宋_GB2312" w:cs="仿宋_GB2312"/>
              <w:sz w:val="36"/>
              <w:szCs w:val="36"/>
              <w:rPrChange w:id="413" w:author="谭雨馨" w:date="2022-06-22T17:54:41Z">
                <w:rPr>
                  <w:rFonts w:hint="eastAsia"/>
                </w:rPr>
              </w:rPrChange>
            </w:rPr>
            <w:delText>坚持</w:delText>
          </w:r>
        </w:del>
      </w:ins>
      <w:ins w:id="414" w:author="陈耀国" w:date="2022-06-22T18:21:45Z">
        <w:r>
          <w:rPr>
            <w:rFonts w:hint="eastAsia" w:ascii="仿宋_GB2312" w:hAnsi="仿宋_GB2312" w:cs="仿宋_GB2312"/>
            <w:sz w:val="36"/>
            <w:szCs w:val="36"/>
            <w:lang w:eastAsia="zh-CN"/>
          </w:rPr>
          <w:t>秉持</w:t>
        </w:r>
      </w:ins>
      <w:ins w:id="415" w:author="谭雨馨" w:date="2022-06-22T16:23:40Z">
        <w:r>
          <w:rPr>
            <w:rFonts w:hint="eastAsia" w:ascii="仿宋_GB2312" w:hAnsi="仿宋_GB2312" w:cs="仿宋_GB2312"/>
            <w:sz w:val="36"/>
            <w:szCs w:val="36"/>
            <w:rPrChange w:id="416" w:author="谭雨馨" w:date="2022-06-22T17:54:41Z">
              <w:rPr>
                <w:rFonts w:hint="eastAsia"/>
              </w:rPr>
            </w:rPrChange>
          </w:rPr>
          <w:t>服务广西公安工作高质量发展</w:t>
        </w:r>
      </w:ins>
      <w:ins w:id="417" w:author="谭雨馨" w:date="2022-06-22T17:53:17Z">
        <w:r>
          <w:rPr>
            <w:rFonts w:hint="eastAsia" w:ascii="仿宋_GB2312" w:hAnsi="仿宋_GB2312" w:cs="仿宋_GB2312"/>
            <w:sz w:val="36"/>
            <w:szCs w:val="36"/>
            <w:lang w:eastAsia="zh-CN"/>
            <w:rPrChange w:id="418" w:author="谭雨馨" w:date="2022-06-22T17:54:41Z">
              <w:rPr>
                <w:rFonts w:hint="eastAsia" w:ascii="仿宋_GB2312" w:hAnsi="仿宋_GB2312" w:cs="仿宋_GB2312"/>
                <w:lang w:eastAsia="zh-CN"/>
              </w:rPr>
            </w:rPrChange>
          </w:rPr>
          <w:t>的</w:t>
        </w:r>
      </w:ins>
      <w:ins w:id="419" w:author="谭雨馨" w:date="2022-06-22T16:23:40Z">
        <w:r>
          <w:rPr>
            <w:rFonts w:hint="eastAsia" w:ascii="仿宋_GB2312" w:hAnsi="仿宋_GB2312" w:cs="仿宋_GB2312"/>
            <w:sz w:val="36"/>
            <w:szCs w:val="36"/>
            <w:rPrChange w:id="420" w:author="谭雨馨" w:date="2022-06-22T17:54:41Z">
              <w:rPr>
                <w:rFonts w:hint="eastAsia"/>
              </w:rPr>
            </w:rPrChange>
          </w:rPr>
          <w:t>宗旨</w:t>
        </w:r>
      </w:ins>
      <w:ins w:id="421" w:author="谭雨馨" w:date="2022-06-22T16:23:40Z">
        <w:del w:id="422" w:author="李微" w:date="2022-06-23T08:17:38Z">
          <w:r>
            <w:rPr>
              <w:rFonts w:hint="eastAsia" w:ascii="仿宋_GB2312" w:hAnsi="仿宋_GB2312" w:cs="仿宋_GB2312"/>
              <w:sz w:val="36"/>
              <w:szCs w:val="36"/>
              <w:rPrChange w:id="423" w:author="谭雨馨" w:date="2022-06-22T17:54:41Z">
                <w:rPr>
                  <w:rFonts w:hint="eastAsia"/>
                </w:rPr>
              </w:rPrChange>
            </w:rPr>
            <w:delText>目标</w:delText>
          </w:r>
        </w:del>
      </w:ins>
      <w:ins w:id="426" w:author="谭雨馨" w:date="2022-06-22T16:23:40Z">
        <w:r>
          <w:rPr>
            <w:rFonts w:hint="eastAsia" w:ascii="仿宋_GB2312" w:hAnsi="仿宋_GB2312" w:cs="仿宋_GB2312"/>
            <w:sz w:val="36"/>
            <w:szCs w:val="36"/>
            <w:rPrChange w:id="427" w:author="谭雨馨" w:date="2022-06-22T17:54:41Z">
              <w:rPr>
                <w:rFonts w:hint="eastAsia"/>
              </w:rPr>
            </w:rPrChange>
          </w:rPr>
          <w:t>，</w:t>
        </w:r>
      </w:ins>
      <w:ins w:id="428" w:author="谭雨馨" w:date="2022-06-22T17:54:26Z">
        <w:r>
          <w:rPr>
            <w:rFonts w:hint="eastAsia" w:ascii="仿宋_GB2312" w:hAnsi="仿宋_GB2312" w:cs="仿宋_GB2312"/>
            <w:sz w:val="36"/>
            <w:szCs w:val="36"/>
            <w:rPrChange w:id="429" w:author="谭雨馨" w:date="2022-06-22T17:54:41Z">
              <w:rPr>
                <w:rFonts w:hint="eastAsia" w:ascii="仿宋_GB2312" w:hAnsi="仿宋_GB2312" w:cs="仿宋_GB2312"/>
              </w:rPr>
            </w:rPrChange>
          </w:rPr>
          <w:t>努力推动新时代公安教官队伍建设</w:t>
        </w:r>
      </w:ins>
      <w:ins w:id="430" w:author="谭雨馨" w:date="2022-06-22T17:54:26Z">
        <w:del w:id="431" w:author="李微" w:date="2022-06-23T08:17:49Z">
          <w:r>
            <w:rPr>
              <w:rFonts w:hint="eastAsia" w:ascii="仿宋_GB2312" w:hAnsi="仿宋_GB2312" w:cs="仿宋_GB2312"/>
              <w:sz w:val="36"/>
              <w:szCs w:val="36"/>
              <w:rPrChange w:id="432" w:author="谭雨馨" w:date="2022-06-22T17:54:41Z">
                <w:rPr>
                  <w:rFonts w:hint="eastAsia" w:ascii="仿宋_GB2312" w:hAnsi="仿宋_GB2312" w:cs="仿宋_GB2312"/>
                </w:rPr>
              </w:rPrChange>
            </w:rPr>
            <w:delText>和发展</w:delText>
          </w:r>
        </w:del>
      </w:ins>
      <w:ins w:id="435" w:author="谭雨馨" w:date="2022-06-22T17:54:26Z">
        <w:r>
          <w:rPr>
            <w:rFonts w:hint="eastAsia" w:ascii="仿宋_GB2312" w:hAnsi="仿宋_GB2312" w:cs="仿宋_GB2312"/>
            <w:sz w:val="36"/>
            <w:szCs w:val="36"/>
            <w:rPrChange w:id="436" w:author="谭雨馨" w:date="2022-06-22T17:54:41Z">
              <w:rPr>
                <w:rFonts w:hint="eastAsia" w:ascii="仿宋_GB2312" w:hAnsi="仿宋_GB2312" w:cs="仿宋_GB2312"/>
              </w:rPr>
            </w:rPrChange>
          </w:rPr>
          <w:t>再上新台阶，</w:t>
        </w:r>
      </w:ins>
      <w:ins w:id="437" w:author="谭雨馨" w:date="2022-06-22T16:23:40Z">
        <w:r>
          <w:rPr>
            <w:rFonts w:hint="eastAsia" w:ascii="仿宋_GB2312" w:hAnsi="仿宋_GB2312" w:cs="仿宋_GB2312"/>
            <w:sz w:val="36"/>
            <w:szCs w:val="36"/>
            <w:rPrChange w:id="438" w:author="谭雨馨" w:date="2022-06-22T17:54:41Z">
              <w:rPr>
                <w:rFonts w:hint="eastAsia"/>
              </w:rPr>
            </w:rPrChange>
          </w:rPr>
          <w:t>为建设更高水平、更有质量的平安广西</w:t>
        </w:r>
      </w:ins>
      <w:ins w:id="439" w:author="李微" w:date="2022-06-23T08:17:55Z">
        <w:r>
          <w:rPr>
            <w:rFonts w:hint="eastAsia" w:ascii="仿宋_GB2312" w:hAnsi="仿宋_GB2312" w:cs="仿宋_GB2312"/>
            <w:sz w:val="36"/>
            <w:szCs w:val="36"/>
            <w:lang w:eastAsia="zh-CN"/>
          </w:rPr>
          <w:t>、</w:t>
        </w:r>
      </w:ins>
      <w:ins w:id="440" w:author="李微" w:date="2022-06-23T08:17:57Z">
        <w:r>
          <w:rPr>
            <w:rFonts w:hint="eastAsia" w:ascii="仿宋_GB2312" w:hAnsi="仿宋_GB2312" w:cs="仿宋_GB2312"/>
            <w:sz w:val="36"/>
            <w:szCs w:val="36"/>
            <w:lang w:eastAsia="zh-CN"/>
          </w:rPr>
          <w:t>法</w:t>
        </w:r>
      </w:ins>
      <w:ins w:id="441" w:author="李微" w:date="2022-06-23T08:17:59Z">
        <w:r>
          <w:rPr>
            <w:rFonts w:hint="eastAsia" w:ascii="仿宋_GB2312" w:hAnsi="仿宋_GB2312" w:cs="仿宋_GB2312"/>
            <w:sz w:val="36"/>
            <w:szCs w:val="36"/>
            <w:lang w:eastAsia="zh-CN"/>
          </w:rPr>
          <w:t>治</w:t>
        </w:r>
      </w:ins>
      <w:ins w:id="442" w:author="李微" w:date="2022-06-23T08:18:01Z">
        <w:r>
          <w:rPr>
            <w:rFonts w:hint="eastAsia" w:ascii="仿宋_GB2312" w:hAnsi="仿宋_GB2312" w:cs="仿宋_GB2312"/>
            <w:sz w:val="36"/>
            <w:szCs w:val="36"/>
            <w:lang w:eastAsia="zh-CN"/>
          </w:rPr>
          <w:t>广西</w:t>
        </w:r>
      </w:ins>
      <w:ins w:id="443" w:author="谭雨馨" w:date="2022-06-22T16:23:40Z">
        <w:bookmarkStart w:id="0" w:name="_GoBack"/>
        <w:bookmarkEnd w:id="0"/>
        <w:r>
          <w:rPr>
            <w:rFonts w:hint="eastAsia" w:ascii="仿宋_GB2312" w:hAnsi="仿宋_GB2312" w:cs="仿宋_GB2312"/>
            <w:sz w:val="36"/>
            <w:szCs w:val="36"/>
            <w:rPrChange w:id="444" w:author="谭雨馨" w:date="2022-06-22T17:54:41Z">
              <w:rPr>
                <w:rFonts w:hint="eastAsia"/>
              </w:rPr>
            </w:rPrChange>
          </w:rPr>
          <w:t>提供坚实保障，以优异的成绩迎接党的二十大胜利召开！</w:t>
        </w:r>
      </w:ins>
    </w:p>
    <w:p>
      <w:pPr>
        <w:spacing w:line="240" w:lineRule="auto"/>
        <w:ind w:firstLine="720" w:firstLineChars="200"/>
        <w:rPr>
          <w:del w:id="446" w:author="谭雨馨" w:date="2022-06-22T16:22:24Z"/>
          <w:rFonts w:hint="eastAsia"/>
          <w:color w:val="000000" w:themeColor="text1"/>
          <w:sz w:val="36"/>
          <w:szCs w:val="36"/>
          <w14:textFill>
            <w14:solidFill>
              <w14:schemeClr w14:val="tx1"/>
            </w14:solidFill>
          </w14:textFill>
        </w:rPr>
        <w:pPrChange w:id="445" w:author="谭雨馨" w:date="2022-06-22T17:06:22Z">
          <w:pPr>
            <w:spacing w:line="660" w:lineRule="exact"/>
            <w:ind w:firstLine="0"/>
          </w:pPr>
        </w:pPrChange>
      </w:pPr>
      <w:del w:id="447" w:author="谭雨馨" w:date="2022-06-22T16:22:24Z">
        <w:r>
          <w:rPr>
            <w:rFonts w:hint="eastAsia"/>
            <w:color w:val="000000" w:themeColor="text1"/>
            <w:sz w:val="36"/>
            <w:szCs w:val="36"/>
            <w14:textFill>
              <w14:solidFill>
                <w14:schemeClr w14:val="tx1"/>
              </w14:solidFill>
            </w14:textFill>
          </w:rPr>
          <w:delText>同志们：</w:delText>
        </w:r>
      </w:del>
    </w:p>
    <w:p>
      <w:pPr>
        <w:spacing w:line="240" w:lineRule="auto"/>
        <w:ind w:firstLine="720" w:firstLineChars="200"/>
        <w:rPr>
          <w:del w:id="449" w:author="谭雨馨" w:date="2022-06-22T16:22:24Z"/>
          <w:rFonts w:hint="eastAsia"/>
          <w:color w:val="000000" w:themeColor="text1"/>
          <w:sz w:val="36"/>
          <w:szCs w:val="36"/>
          <w14:textFill>
            <w14:solidFill>
              <w14:schemeClr w14:val="tx1"/>
            </w14:solidFill>
          </w14:textFill>
        </w:rPr>
        <w:pPrChange w:id="448" w:author="谭雨馨" w:date="2022-06-22T16:22:13Z">
          <w:pPr>
            <w:spacing w:line="660" w:lineRule="exact"/>
            <w:ind w:firstLine="645"/>
          </w:pPr>
        </w:pPrChange>
      </w:pPr>
      <w:del w:id="450" w:author="谭雨馨" w:date="2022-06-22T16:22:24Z">
        <w:r>
          <w:rPr>
            <w:rFonts w:hint="eastAsia"/>
            <w:color w:val="000000" w:themeColor="text1"/>
            <w:sz w:val="36"/>
            <w:szCs w:val="36"/>
            <w14:textFill>
              <w14:solidFill>
                <w14:schemeClr w14:val="tx1"/>
              </w14:solidFill>
            </w14:textFill>
          </w:rPr>
          <w:delText>根据广大公安教官提议，2022年5月23日，广西警察协会同意设立教官分会。经过同志们的共同努力，今天，我们在这里举行广西警察协会教官分会成立揭牌仪式，标志着我区公安教官队伍自身建设发展步入新的发展阶段，踏上新的历史征程！</w:delText>
        </w:r>
      </w:del>
    </w:p>
    <w:p>
      <w:pPr>
        <w:spacing w:line="240" w:lineRule="auto"/>
        <w:ind w:firstLine="720" w:firstLineChars="200"/>
        <w:rPr>
          <w:del w:id="452" w:author="谭雨馨" w:date="2022-06-22T16:22:24Z"/>
          <w:rFonts w:hint="eastAsia"/>
          <w:color w:val="000000" w:themeColor="text1"/>
          <w:sz w:val="36"/>
          <w:szCs w:val="36"/>
          <w14:textFill>
            <w14:solidFill>
              <w14:schemeClr w14:val="tx1"/>
            </w14:solidFill>
          </w14:textFill>
        </w:rPr>
        <w:pPrChange w:id="451" w:author="谭雨馨" w:date="2022-06-22T16:22:13Z">
          <w:pPr>
            <w:spacing w:line="660" w:lineRule="exact"/>
            <w:ind w:firstLine="645"/>
          </w:pPr>
        </w:pPrChange>
      </w:pPr>
      <w:del w:id="453" w:author="谭雨馨" w:date="2022-06-22T16:22:24Z">
        <w:r>
          <w:rPr>
            <w:rFonts w:hint="eastAsia"/>
            <w:color w:val="000000" w:themeColor="text1"/>
            <w:sz w:val="36"/>
            <w:szCs w:val="36"/>
            <w14:textFill>
              <w14:solidFill>
                <w14:schemeClr w14:val="tx1"/>
              </w14:solidFill>
            </w14:textFill>
          </w:rPr>
          <w:delText>长期以来，全区各级公安机关高度重视教官队伍建设，将教官作为人才资源核心要素紧抓不放、</w:delText>
        </w:r>
      </w:del>
      <w:ins w:id="454" w:author="农斌" w:date="2022-06-22T09:34:07Z">
        <w:del w:id="455" w:author="谭雨馨" w:date="2022-06-22T16:22:24Z">
          <w:r>
            <w:rPr>
              <w:rFonts w:hint="eastAsia"/>
              <w:color w:val="000000" w:themeColor="text1"/>
              <w:sz w:val="36"/>
              <w:szCs w:val="36"/>
              <w:lang w:eastAsia="zh-CN"/>
              <w14:textFill>
                <w14:solidFill>
                  <w14:schemeClr w14:val="tx1"/>
                </w14:solidFill>
              </w14:textFill>
            </w:rPr>
            <w:delText>，</w:delText>
          </w:r>
        </w:del>
      </w:ins>
      <w:del w:id="456" w:author="谭雨馨" w:date="2022-06-22T16:22:24Z">
        <w:r>
          <w:rPr>
            <w:rFonts w:hint="eastAsia"/>
            <w:color w:val="000000" w:themeColor="text1"/>
            <w:sz w:val="36"/>
            <w:szCs w:val="36"/>
            <w14:textFill>
              <w14:solidFill>
                <w14:schemeClr w14:val="tx1"/>
              </w14:solidFill>
            </w14:textFill>
          </w:rPr>
          <w:delText>持续发力，深入实施厅党委关于业务教官“千人计划”和警务实战技能教官素质提升的决策部署，在全国率先打造出一支覆盖全部公安业务类别、</w:delText>
        </w:r>
      </w:del>
      <w:ins w:id="457" w:author="农斌" w:date="2022-06-22T09:33:31Z">
        <w:del w:id="458" w:author="谭雨馨" w:date="2022-06-22T16:22:24Z">
          <w:r>
            <w:rPr>
              <w:rFonts w:hint="eastAsia"/>
              <w:color w:val="000000" w:themeColor="text1"/>
              <w:sz w:val="36"/>
              <w:szCs w:val="36"/>
              <w:lang w:eastAsia="zh-CN"/>
              <w14:textFill>
                <w14:solidFill>
                  <w14:schemeClr w14:val="tx1"/>
                </w14:solidFill>
              </w14:textFill>
            </w:rPr>
            <w:delText>，</w:delText>
          </w:r>
        </w:del>
      </w:ins>
      <w:del w:id="459" w:author="谭雨馨" w:date="2022-06-22T16:22:24Z">
        <w:r>
          <w:rPr>
            <w:rFonts w:hint="eastAsia"/>
            <w:color w:val="000000" w:themeColor="text1"/>
            <w:sz w:val="36"/>
            <w:szCs w:val="36"/>
            <w14:textFill>
              <w14:solidFill>
                <w14:schemeClr w14:val="tx1"/>
              </w14:solidFill>
            </w14:textFill>
          </w:rPr>
          <w:delText>能够承担各警种岗位练兵教学任务的业务教官队伍和一支具有较强创新能力、</w:delText>
        </w:r>
      </w:del>
      <w:ins w:id="460" w:author="农斌" w:date="2022-06-22T09:35:19Z">
        <w:del w:id="461" w:author="谭雨馨" w:date="2022-06-22T16:22:24Z">
          <w:r>
            <w:rPr>
              <w:rFonts w:hint="eastAsia"/>
              <w:color w:val="000000" w:themeColor="text1"/>
              <w:sz w:val="36"/>
              <w:szCs w:val="36"/>
              <w:lang w:eastAsia="zh-CN"/>
              <w14:textFill>
                <w14:solidFill>
                  <w14:schemeClr w14:val="tx1"/>
                </w14:solidFill>
              </w14:textFill>
            </w:rPr>
            <w:delText>，</w:delText>
          </w:r>
        </w:del>
      </w:ins>
      <w:del w:id="462" w:author="谭雨馨" w:date="2022-06-22T16:22:24Z">
        <w:r>
          <w:rPr>
            <w:rFonts w:hint="eastAsia"/>
            <w:color w:val="000000" w:themeColor="text1"/>
            <w:sz w:val="36"/>
            <w:szCs w:val="36"/>
            <w14:textFill>
              <w14:solidFill>
                <w14:schemeClr w14:val="tx1"/>
              </w14:solidFill>
            </w14:textFill>
          </w:rPr>
          <w:delText>贴近实战需求</w:delText>
        </w:r>
      </w:del>
      <w:ins w:id="463" w:author="农斌" w:date="2022-06-22T09:35:23Z">
        <w:del w:id="464" w:author="谭雨馨" w:date="2022-06-22T16:22:24Z">
          <w:r>
            <w:rPr>
              <w:rFonts w:hint="eastAsia"/>
              <w:color w:val="000000" w:themeColor="text1"/>
              <w:sz w:val="36"/>
              <w:szCs w:val="36"/>
              <w:lang w:eastAsia="zh-CN"/>
              <w14:textFill>
                <w14:solidFill>
                  <w14:schemeClr w14:val="tx1"/>
                </w14:solidFill>
              </w14:textFill>
            </w:rPr>
            <w:delText>，</w:delText>
          </w:r>
        </w:del>
      </w:ins>
      <w:del w:id="465" w:author="谭雨馨" w:date="2022-06-22T16:22:24Z">
        <w:r>
          <w:rPr>
            <w:rFonts w:hint="eastAsia"/>
            <w:color w:val="000000" w:themeColor="text1"/>
            <w:sz w:val="36"/>
            <w:szCs w:val="36"/>
            <w14:textFill>
              <w14:solidFill>
                <w14:schemeClr w14:val="tx1"/>
              </w14:solidFill>
            </w14:textFill>
          </w:rPr>
          <w:delText>、符合广西特色的警务实战技能教官团队，为锻造“四个铁一般”的高素质过硬八桂公安铁军</w:delText>
        </w:r>
      </w:del>
      <w:ins w:id="466" w:author="农斌" w:date="2022-06-22T09:35:48Z">
        <w:del w:id="467" w:author="谭雨馨" w:date="2022-06-22T16:22:24Z">
          <w:r>
            <w:rPr>
              <w:rFonts w:hint="eastAsia"/>
              <w:color w:val="000000" w:themeColor="text1"/>
              <w:sz w:val="36"/>
              <w:szCs w:val="36"/>
              <w:lang w:eastAsia="zh-CN"/>
              <w14:textFill>
                <w14:solidFill>
                  <w14:schemeClr w14:val="tx1"/>
                </w14:solidFill>
              </w14:textFill>
            </w:rPr>
            <w:delText>，</w:delText>
          </w:r>
        </w:del>
      </w:ins>
      <w:del w:id="468" w:author="谭雨馨" w:date="2022-06-22T16:22:24Z">
        <w:r>
          <w:rPr>
            <w:rFonts w:hint="eastAsia"/>
            <w:color w:val="000000" w:themeColor="text1"/>
            <w:sz w:val="36"/>
            <w:szCs w:val="36"/>
            <w14:textFill>
              <w14:solidFill>
                <w14:schemeClr w14:val="tx1"/>
              </w14:solidFill>
            </w14:textFill>
          </w:rPr>
          <w:delText>、推动我区公安教育训练工作高质量发展做出了积极贡献！在此，我代表厅党委，向全区公安机关广大教官表示崇高的敬意并致以亲切的慰问！</w:delText>
        </w:r>
      </w:del>
    </w:p>
    <w:p>
      <w:pPr>
        <w:spacing w:line="240" w:lineRule="auto"/>
        <w:ind w:firstLine="720" w:firstLineChars="200"/>
        <w:rPr>
          <w:del w:id="470" w:author="谭雨馨" w:date="2022-06-22T16:22:24Z"/>
          <w:rFonts w:hint="eastAsia"/>
          <w:color w:val="000000" w:themeColor="text1"/>
          <w:sz w:val="36"/>
          <w:szCs w:val="36"/>
          <w14:textFill>
            <w14:solidFill>
              <w14:schemeClr w14:val="tx1"/>
            </w14:solidFill>
          </w14:textFill>
        </w:rPr>
        <w:pPrChange w:id="469" w:author="谭雨馨" w:date="2022-06-22T16:22:13Z">
          <w:pPr>
            <w:spacing w:line="660" w:lineRule="exact"/>
            <w:ind w:firstLine="720"/>
          </w:pPr>
        </w:pPrChange>
      </w:pPr>
      <w:del w:id="471" w:author="谭雨馨" w:date="2022-06-22T16:22:24Z">
        <w:r>
          <w:rPr>
            <w:rFonts w:hint="eastAsia"/>
            <w:color w:val="000000" w:themeColor="text1"/>
            <w:sz w:val="36"/>
            <w:szCs w:val="36"/>
            <w14:textFill>
              <w14:solidFill>
                <w14:schemeClr w14:val="tx1"/>
              </w14:solidFill>
            </w14:textFill>
          </w:rPr>
          <w:delText>持续加强和推动教官队伍自身高质量建设和发展，是公安厅党委推动强警建设的重要内容，是锻造“四个铁一般”高素质过硬八桂公安铁军的必然要求。通过成立教官分会，可以充分调动教官队伍的积极性，统筹利用好优质训练资源，更好搭建交流学习平台，有利于持续推动教官队伍成长进步，助力公安实战训练素质提升，服务广西公安工作高质量发展。希望广西警察协会教官分会和广大教官以此次揭牌为新的起点，始终坚持以习近平新时代中国特色社会主义思想为指导，致力于实战训练研究和创新训练成果的推广，促进自我规范管理、增强相互学习交流，始终保持行业性、专业性、自律性、非营利性属性，始终坚持服务广西公安工作高质量发展宗旨目标，深入推进“教、研、学、练、战”一体化建设，持续发展向未来，努力推动新时代公安教官队伍建设和发展再上新台阶，进一步提高我区公安队伍防风险、保安全、护稳定的过硬能力，为建设更高水平、更有质量的平安广西提供坚实保障，以优异的成绩迎接党的二十大胜利召开！</w:delText>
        </w:r>
      </w:del>
    </w:p>
    <w:p>
      <w:pPr>
        <w:spacing w:line="240" w:lineRule="auto"/>
        <w:ind w:firstLine="720" w:firstLineChars="200"/>
        <w:rPr>
          <w:color w:val="000000" w:themeColor="text1"/>
          <w:sz w:val="36"/>
          <w:szCs w:val="36"/>
          <w14:textFill>
            <w14:solidFill>
              <w14:schemeClr w14:val="tx1"/>
            </w14:solidFill>
          </w14:textFill>
        </w:rPr>
        <w:pPrChange w:id="472" w:author="孙菁菁" w:date="2022-06-22T17:55:42Z">
          <w:pPr>
            <w:spacing w:line="660" w:lineRule="exact"/>
            <w:ind w:firstLine="720"/>
          </w:pPr>
        </w:pPrChange>
      </w:pPr>
    </w:p>
    <w:sectPr>
      <w:footerReference r:id="rId5" w:type="default"/>
      <w:pgSz w:w="11906" w:h="16838"/>
      <w:pgMar w:top="1440" w:right="1800" w:bottom="1440" w:left="1800" w:header="851" w:footer="964" w:gutter="0"/>
      <w:pgNumType w:fmt="numberInDash"/>
      <w:cols w:space="0" w:num="1"/>
      <w:rtlGutter w:val="0"/>
      <w:docGrid w:type="lines" w:linePitch="634"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00000001" w:usb1="080E0000" w:usb2="00000000" w:usb3="00000000" w:csb0="00040000"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仿宋_GB2312">
    <w:panose1 w:val="02010609030101010101"/>
    <w:charset w:val="86"/>
    <w:family w:val="modern"/>
    <w:pitch w:val="default"/>
    <w:sig w:usb0="00000001" w:usb1="080E0000" w:usb2="00000000" w:usb3="00000000" w:csb0="00040000" w:csb1="00000000"/>
  </w:font>
  <w:font w:name="方正小标宋简体">
    <w:panose1 w:val="02000000000000000000"/>
    <w:charset w:val="86"/>
    <w:family w:val="script"/>
    <w:pitch w:val="default"/>
    <w:sig w:usb0="A00002BF" w:usb1="184F6CFA" w:usb2="00000012" w:usb3="00000000" w:csb0="00040001" w:csb1="00000000"/>
  </w:font>
  <w:font w:name="楷体_GB2312">
    <w:panose1 w:val="02010609030101010101"/>
    <w:charset w:val="86"/>
    <w:family w:val="modern"/>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方正宋体S-超大字符集">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tabs>
        <w:tab w:val="center" w:pos="4213"/>
        <w:tab w:val="left" w:pos="4845"/>
      </w:tabs>
      <w:ind w:firstLine="0"/>
      <w:jc w:val="left"/>
      <w:rPr>
        <w:rFonts w:asciiTheme="minorEastAsia" w:hAnsiTheme="minorEastAsia" w:eastAsiaTheme="minorEastAsia"/>
        <w:sz w:val="28"/>
        <w:szCs w:val="28"/>
      </w:rPr>
      <w:pPrChange w:id="0" w:author="农斌" w:date="2022-06-22T09:29:17Z">
        <w:pPr>
          <w:pStyle w:val="2"/>
          <w:ind w:firstLine="0"/>
          <w:jc w:val="center"/>
        </w:pPr>
      </w:pPrChange>
    </w:pPr>
    <w:ins w:id="1" w:author="农斌" w:date="2022-06-22T09:29:34Z">
      <w:r>
        <w:rPr>
          <w:sz w:val="2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ins w:id="3" w:author="农斌" w:date="2022-06-22T09:29:34Z">
                              <w:r>
                                <w:rPr>
                                  <w:rFonts w:hint="eastAsia" w:asciiTheme="minorEastAsia" w:hAnsiTheme="minorEastAsia" w:eastAsiaTheme="minorEastAsia" w:cstheme="minorEastAsia"/>
                                  <w:sz w:val="28"/>
                                  <w:szCs w:val="28"/>
                                  <w:rPrChange w:id="4" w:author="农斌" w:date="2022-06-22T09:29:47Z">
                                    <w:rPr/>
                                  </w:rPrChange>
                                </w:rPr>
                                <w:fldChar w:fldCharType="begin"/>
                              </w:r>
                            </w:ins>
                            <w:ins w:id="5" w:author="农斌" w:date="2022-06-22T09:29:34Z">
                              <w:r>
                                <w:rPr>
                                  <w:rFonts w:hint="eastAsia" w:asciiTheme="minorEastAsia" w:hAnsiTheme="minorEastAsia" w:eastAsiaTheme="minorEastAsia" w:cstheme="minorEastAsia"/>
                                  <w:sz w:val="28"/>
                                  <w:szCs w:val="28"/>
                                  <w:rPrChange w:id="6" w:author="农斌" w:date="2022-06-22T09:29:47Z">
                                    <w:rPr/>
                                  </w:rPrChange>
                                </w:rPr>
                                <w:instrText xml:space="preserve"> PAGE  \* MERGEFORMAT </w:instrText>
                              </w:r>
                            </w:ins>
                            <w:ins w:id="7" w:author="农斌" w:date="2022-06-22T09:29:34Z">
                              <w:r>
                                <w:rPr>
                                  <w:rFonts w:hint="eastAsia" w:asciiTheme="minorEastAsia" w:hAnsiTheme="minorEastAsia" w:eastAsiaTheme="minorEastAsia" w:cstheme="minorEastAsia"/>
                                  <w:sz w:val="28"/>
                                  <w:szCs w:val="28"/>
                                  <w:rPrChange w:id="8" w:author="农斌" w:date="2022-06-22T09:29:47Z">
                                    <w:rPr/>
                                  </w:rPrChange>
                                </w:rPr>
                                <w:fldChar w:fldCharType="separate"/>
                              </w:r>
                            </w:ins>
                            <w:ins w:id="9" w:author="农斌" w:date="2022-06-22T09:29:34Z">
                              <w:r>
                                <w:rPr>
                                  <w:rFonts w:hint="eastAsia" w:asciiTheme="minorEastAsia" w:hAnsiTheme="minorEastAsia" w:eastAsiaTheme="minorEastAsia" w:cstheme="minorEastAsia"/>
                                  <w:sz w:val="28"/>
                                  <w:szCs w:val="28"/>
                                  <w:rPrChange w:id="10" w:author="农斌" w:date="2022-06-22T09:29:47Z">
                                    <w:rPr/>
                                  </w:rPrChange>
                                </w:rPr>
                                <w:t>- 1 -</w:t>
                              </w:r>
                            </w:ins>
                            <w:ins w:id="11" w:author="农斌" w:date="2022-06-22T09:29:34Z">
                              <w:r>
                                <w:rPr>
                                  <w:rFonts w:hint="eastAsia" w:asciiTheme="minorEastAsia" w:hAnsiTheme="minorEastAsia" w:eastAsiaTheme="minorEastAsia" w:cstheme="minorEastAsia"/>
                                  <w:sz w:val="28"/>
                                  <w:szCs w:val="28"/>
                                  <w:rPrChange w:id="12" w:author="农斌" w:date="2022-06-22T09:29:47Z">
                                    <w:rPr/>
                                  </w:rPrChange>
                                </w:rPr>
                                <w:fldChar w:fldCharType="end"/>
                              </w:r>
                            </w:ins>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BYAAABkcnMvUEsBAhQAFAAAAAgA&#10;h07iQLNJWO7QAAAABQEAAA8AAAAAAAAAAQAgAAAAOAAAAGRycy9kb3ducmV2LnhtbFBLAQIUABQA&#10;AAAIAIdO4kA8FiLyGwIAACkEAAAOAAAAAAAAAAEAIAAAADUBAABkcnMvZTJvRG9jLnhtbFBLBQYA&#10;AAAABgAGAFkBAADCBQAAAAA=&#10;">
                <v:fill on="f" focussize="0,0"/>
                <v:stroke on="f" weight="0.5pt"/>
                <v:imagedata o:title=""/>
                <o:lock v:ext="edit" aspectratio="f"/>
                <v:textbox inset="0mm,0mm,0mm,0mm" style="mso-fit-shape-to-text:t;">
                  <w:txbxContent>
                    <w:p>
                      <w:pPr>
                        <w:pStyle w:val="2"/>
                      </w:pPr>
                      <w:ins w:id="13" w:author="农斌" w:date="2022-06-22T09:29:34Z">
                        <w:r>
                          <w:rPr>
                            <w:rFonts w:hint="eastAsia" w:asciiTheme="minorEastAsia" w:hAnsiTheme="minorEastAsia" w:eastAsiaTheme="minorEastAsia" w:cstheme="minorEastAsia"/>
                            <w:sz w:val="28"/>
                            <w:szCs w:val="28"/>
                            <w:rPrChange w:id="14" w:author="农斌" w:date="2022-06-22T09:29:47Z">
                              <w:rPr/>
                            </w:rPrChange>
                          </w:rPr>
                          <w:fldChar w:fldCharType="begin"/>
                        </w:r>
                      </w:ins>
                      <w:ins w:id="15" w:author="农斌" w:date="2022-06-22T09:29:34Z">
                        <w:r>
                          <w:rPr>
                            <w:rFonts w:hint="eastAsia" w:asciiTheme="minorEastAsia" w:hAnsiTheme="minorEastAsia" w:eastAsiaTheme="minorEastAsia" w:cstheme="minorEastAsia"/>
                            <w:sz w:val="28"/>
                            <w:szCs w:val="28"/>
                            <w:rPrChange w:id="16" w:author="农斌" w:date="2022-06-22T09:29:47Z">
                              <w:rPr/>
                            </w:rPrChange>
                          </w:rPr>
                          <w:instrText xml:space="preserve"> PAGE  \* MERGEFORMAT </w:instrText>
                        </w:r>
                      </w:ins>
                      <w:ins w:id="17" w:author="农斌" w:date="2022-06-22T09:29:34Z">
                        <w:r>
                          <w:rPr>
                            <w:rFonts w:hint="eastAsia" w:asciiTheme="minorEastAsia" w:hAnsiTheme="minorEastAsia" w:eastAsiaTheme="minorEastAsia" w:cstheme="minorEastAsia"/>
                            <w:sz w:val="28"/>
                            <w:szCs w:val="28"/>
                            <w:rPrChange w:id="18" w:author="农斌" w:date="2022-06-22T09:29:47Z">
                              <w:rPr/>
                            </w:rPrChange>
                          </w:rPr>
                          <w:fldChar w:fldCharType="separate"/>
                        </w:r>
                      </w:ins>
                      <w:ins w:id="19" w:author="农斌" w:date="2022-06-22T09:29:34Z">
                        <w:r>
                          <w:rPr>
                            <w:rFonts w:hint="eastAsia" w:asciiTheme="minorEastAsia" w:hAnsiTheme="minorEastAsia" w:eastAsiaTheme="minorEastAsia" w:cstheme="minorEastAsia"/>
                            <w:sz w:val="28"/>
                            <w:szCs w:val="28"/>
                            <w:rPrChange w:id="20" w:author="农斌" w:date="2022-06-22T09:29:47Z">
                              <w:rPr/>
                            </w:rPrChange>
                          </w:rPr>
                          <w:t>- 1 -</w:t>
                        </w:r>
                      </w:ins>
                      <w:ins w:id="21" w:author="农斌" w:date="2022-06-22T09:29:34Z">
                        <w:r>
                          <w:rPr>
                            <w:rFonts w:hint="eastAsia" w:asciiTheme="minorEastAsia" w:hAnsiTheme="minorEastAsia" w:eastAsiaTheme="minorEastAsia" w:cstheme="minorEastAsia"/>
                            <w:sz w:val="28"/>
                            <w:szCs w:val="28"/>
                            <w:rPrChange w:id="22" w:author="农斌" w:date="2022-06-22T09:29:47Z">
                              <w:rPr/>
                            </w:rPrChange>
                          </w:rPr>
                          <w:fldChar w:fldCharType="end"/>
                        </w:r>
                      </w:ins>
                    </w:p>
                  </w:txbxContent>
                </v:textbox>
              </v:shape>
            </w:pict>
          </mc:Fallback>
        </mc:AlternateContent>
      </w:r>
    </w:ins>
    <w:ins w:id="23" w:author="农斌" w:date="2022-06-22T09:29:17Z">
      <w:r>
        <w:rPr>
          <w:rFonts w:hint="eastAsia"/>
          <w:sz w:val="28"/>
          <w:lang w:eastAsia="zh-CN"/>
        </w:rPr>
        <w:tab/>
      </w:r>
    </w:ins>
    <w:ins w:id="24" w:author="农斌" w:date="2022-06-22T09:29:17Z">
      <w:r>
        <w:rPr>
          <w:rFonts w:hint="eastAsia" w:asciiTheme="minorEastAsia" w:hAnsiTheme="minorEastAsia" w:eastAsiaTheme="minorEastAsia"/>
          <w:sz w:val="28"/>
          <w:szCs w:val="28"/>
          <w:lang w:eastAsia="zh-CN"/>
        </w:rPr>
        <w:tab/>
      </w:r>
    </w:in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农斌">
    <w15:presenceInfo w15:providerId="None" w15:userId="农斌"/>
  </w15:person>
  <w15:person w15:author="谭雨馨">
    <w15:presenceInfo w15:providerId="None" w15:userId="谭雨馨"/>
  </w15:person>
  <w15:person w15:author="孙菁菁">
    <w15:presenceInfo w15:providerId="None" w15:userId="孙菁菁"/>
  </w15:person>
  <w15:person w15:author="陈耀国">
    <w15:presenceInfo w15:providerId="None" w15:userId="陈耀国"/>
  </w15:person>
  <w15:person w15:author="李微">
    <w15:presenceInfo w15:providerId="None" w15:userId="李微"/>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true"/>
  <w:bordersDoNotSurroundHeader w:val="true"/>
  <w:bordersDoNotSurroundFooter w:val="true"/>
  <w:revisionView w:markup="0"/>
  <w:trackRevisions w:val="true"/>
  <w:documentProtection w:edit="trackedChanges" w:enforcement="1" w:cryptProviderType="rsaFull" w:cryptAlgorithmClass="hash" w:cryptAlgorithmType="typeAny" w:cryptAlgorithmSid="4" w:cryptSpinCount="0" w:hash="zq53mpUR+BR9/N87ZTlg1evrpAI=" w:salt="D30WgH2SzDTpybfKPvd0SA=="/>
  <w:defaultTabStop w:val="420"/>
  <w:drawingGridHorizontalSpacing w:val="160"/>
  <w:drawingGridVerticalSpacing w:val="317"/>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5874"/>
    <w:rsid w:val="00000DB3"/>
    <w:rsid w:val="00001C6F"/>
    <w:rsid w:val="0000581F"/>
    <w:rsid w:val="00005CAE"/>
    <w:rsid w:val="00012101"/>
    <w:rsid w:val="000239AC"/>
    <w:rsid w:val="00026708"/>
    <w:rsid w:val="00037844"/>
    <w:rsid w:val="00042F67"/>
    <w:rsid w:val="00057C62"/>
    <w:rsid w:val="00083A13"/>
    <w:rsid w:val="0008531B"/>
    <w:rsid w:val="00086382"/>
    <w:rsid w:val="00093FC9"/>
    <w:rsid w:val="000958C9"/>
    <w:rsid w:val="00097E61"/>
    <w:rsid w:val="000A7809"/>
    <w:rsid w:val="000B10F9"/>
    <w:rsid w:val="000B4B1E"/>
    <w:rsid w:val="000C2426"/>
    <w:rsid w:val="000C2D1E"/>
    <w:rsid w:val="000C3EA5"/>
    <w:rsid w:val="000C3F39"/>
    <w:rsid w:val="000C703B"/>
    <w:rsid w:val="000D0C47"/>
    <w:rsid w:val="000D2214"/>
    <w:rsid w:val="000D4E5F"/>
    <w:rsid w:val="000D6E7E"/>
    <w:rsid w:val="000E02D6"/>
    <w:rsid w:val="000E09C5"/>
    <w:rsid w:val="000E2B8E"/>
    <w:rsid w:val="000E31E2"/>
    <w:rsid w:val="000E64EB"/>
    <w:rsid w:val="000F04B0"/>
    <w:rsid w:val="000F1A1A"/>
    <w:rsid w:val="000F2DBF"/>
    <w:rsid w:val="000F30E9"/>
    <w:rsid w:val="000F376E"/>
    <w:rsid w:val="00100ECA"/>
    <w:rsid w:val="00102078"/>
    <w:rsid w:val="00117729"/>
    <w:rsid w:val="001218DC"/>
    <w:rsid w:val="00143297"/>
    <w:rsid w:val="001433A3"/>
    <w:rsid w:val="00150F53"/>
    <w:rsid w:val="00160D23"/>
    <w:rsid w:val="00161980"/>
    <w:rsid w:val="00163721"/>
    <w:rsid w:val="00165E0F"/>
    <w:rsid w:val="001675A2"/>
    <w:rsid w:val="00173A5F"/>
    <w:rsid w:val="0019648B"/>
    <w:rsid w:val="00197B13"/>
    <w:rsid w:val="001A5D77"/>
    <w:rsid w:val="001C786A"/>
    <w:rsid w:val="001D110D"/>
    <w:rsid w:val="001D4599"/>
    <w:rsid w:val="001D5854"/>
    <w:rsid w:val="001D788C"/>
    <w:rsid w:val="001E2A03"/>
    <w:rsid w:val="002013B4"/>
    <w:rsid w:val="0021056E"/>
    <w:rsid w:val="00215613"/>
    <w:rsid w:val="00220FB4"/>
    <w:rsid w:val="00221FA3"/>
    <w:rsid w:val="00222D68"/>
    <w:rsid w:val="00250B70"/>
    <w:rsid w:val="00252A01"/>
    <w:rsid w:val="00253A12"/>
    <w:rsid w:val="00256AAC"/>
    <w:rsid w:val="00262DB5"/>
    <w:rsid w:val="002659EA"/>
    <w:rsid w:val="00275A9B"/>
    <w:rsid w:val="00280024"/>
    <w:rsid w:val="00282F51"/>
    <w:rsid w:val="00291A7D"/>
    <w:rsid w:val="00294B39"/>
    <w:rsid w:val="002B03B5"/>
    <w:rsid w:val="002B1FB5"/>
    <w:rsid w:val="002C21B7"/>
    <w:rsid w:val="002C5671"/>
    <w:rsid w:val="002D487A"/>
    <w:rsid w:val="002D6AAF"/>
    <w:rsid w:val="002E1F8D"/>
    <w:rsid w:val="002F39BB"/>
    <w:rsid w:val="002F5D08"/>
    <w:rsid w:val="00300F29"/>
    <w:rsid w:val="00330757"/>
    <w:rsid w:val="00337343"/>
    <w:rsid w:val="0033764D"/>
    <w:rsid w:val="00340D72"/>
    <w:rsid w:val="003419AB"/>
    <w:rsid w:val="0035201E"/>
    <w:rsid w:val="00364EC9"/>
    <w:rsid w:val="00381906"/>
    <w:rsid w:val="003844D0"/>
    <w:rsid w:val="00396DC9"/>
    <w:rsid w:val="003A3A7C"/>
    <w:rsid w:val="003A4687"/>
    <w:rsid w:val="003B2973"/>
    <w:rsid w:val="003C6589"/>
    <w:rsid w:val="003D069F"/>
    <w:rsid w:val="003F0CC9"/>
    <w:rsid w:val="003F670D"/>
    <w:rsid w:val="0040055A"/>
    <w:rsid w:val="004040B7"/>
    <w:rsid w:val="004058AE"/>
    <w:rsid w:val="0041663E"/>
    <w:rsid w:val="00427A8E"/>
    <w:rsid w:val="004346D4"/>
    <w:rsid w:val="00436A4F"/>
    <w:rsid w:val="0044242A"/>
    <w:rsid w:val="004467B0"/>
    <w:rsid w:val="00450503"/>
    <w:rsid w:val="00457BF2"/>
    <w:rsid w:val="004624D9"/>
    <w:rsid w:val="00467295"/>
    <w:rsid w:val="00471934"/>
    <w:rsid w:val="0047274C"/>
    <w:rsid w:val="00473A77"/>
    <w:rsid w:val="004753C4"/>
    <w:rsid w:val="0048404E"/>
    <w:rsid w:val="00484871"/>
    <w:rsid w:val="00492810"/>
    <w:rsid w:val="00494F51"/>
    <w:rsid w:val="00497C42"/>
    <w:rsid w:val="004A7BF0"/>
    <w:rsid w:val="004B1489"/>
    <w:rsid w:val="004B3647"/>
    <w:rsid w:val="004B5DD5"/>
    <w:rsid w:val="004B7F43"/>
    <w:rsid w:val="004C049B"/>
    <w:rsid w:val="004C41AD"/>
    <w:rsid w:val="004C5503"/>
    <w:rsid w:val="004C7AF4"/>
    <w:rsid w:val="004E0841"/>
    <w:rsid w:val="004E55D0"/>
    <w:rsid w:val="004F032A"/>
    <w:rsid w:val="00505240"/>
    <w:rsid w:val="005111A4"/>
    <w:rsid w:val="005147D6"/>
    <w:rsid w:val="005217B4"/>
    <w:rsid w:val="00527664"/>
    <w:rsid w:val="0053385E"/>
    <w:rsid w:val="005378C6"/>
    <w:rsid w:val="00553FC8"/>
    <w:rsid w:val="00557115"/>
    <w:rsid w:val="00563FCF"/>
    <w:rsid w:val="00566056"/>
    <w:rsid w:val="00566597"/>
    <w:rsid w:val="00567A6E"/>
    <w:rsid w:val="005760AC"/>
    <w:rsid w:val="005920DE"/>
    <w:rsid w:val="00592765"/>
    <w:rsid w:val="0059558D"/>
    <w:rsid w:val="00595CB5"/>
    <w:rsid w:val="005965C9"/>
    <w:rsid w:val="005A370A"/>
    <w:rsid w:val="005A4061"/>
    <w:rsid w:val="005B3A55"/>
    <w:rsid w:val="005B5E6D"/>
    <w:rsid w:val="005B7DAB"/>
    <w:rsid w:val="005C2BB1"/>
    <w:rsid w:val="005C65A9"/>
    <w:rsid w:val="005D2741"/>
    <w:rsid w:val="005E1B16"/>
    <w:rsid w:val="005F094C"/>
    <w:rsid w:val="005F20DE"/>
    <w:rsid w:val="005F2D47"/>
    <w:rsid w:val="005F74A0"/>
    <w:rsid w:val="00601E12"/>
    <w:rsid w:val="00601F39"/>
    <w:rsid w:val="006043AF"/>
    <w:rsid w:val="00606038"/>
    <w:rsid w:val="00623993"/>
    <w:rsid w:val="006330B9"/>
    <w:rsid w:val="006356B5"/>
    <w:rsid w:val="00642741"/>
    <w:rsid w:val="00644455"/>
    <w:rsid w:val="00646CCE"/>
    <w:rsid w:val="00654211"/>
    <w:rsid w:val="00662A82"/>
    <w:rsid w:val="00674AAD"/>
    <w:rsid w:val="00675C4B"/>
    <w:rsid w:val="00692BFF"/>
    <w:rsid w:val="006949D6"/>
    <w:rsid w:val="00697BBE"/>
    <w:rsid w:val="006A633C"/>
    <w:rsid w:val="006B34B7"/>
    <w:rsid w:val="006B7976"/>
    <w:rsid w:val="006B7C3A"/>
    <w:rsid w:val="006D1075"/>
    <w:rsid w:val="006D249A"/>
    <w:rsid w:val="006D270D"/>
    <w:rsid w:val="006D376E"/>
    <w:rsid w:val="006D67F3"/>
    <w:rsid w:val="006F5AD4"/>
    <w:rsid w:val="00701D87"/>
    <w:rsid w:val="007039B0"/>
    <w:rsid w:val="007048F5"/>
    <w:rsid w:val="00714CD7"/>
    <w:rsid w:val="00714F61"/>
    <w:rsid w:val="007249E0"/>
    <w:rsid w:val="00724A7B"/>
    <w:rsid w:val="00733F11"/>
    <w:rsid w:val="00741C9F"/>
    <w:rsid w:val="00747D26"/>
    <w:rsid w:val="00750A77"/>
    <w:rsid w:val="00753ED3"/>
    <w:rsid w:val="00757326"/>
    <w:rsid w:val="007613A6"/>
    <w:rsid w:val="007638C3"/>
    <w:rsid w:val="00763E0A"/>
    <w:rsid w:val="0076708E"/>
    <w:rsid w:val="00767319"/>
    <w:rsid w:val="007703CE"/>
    <w:rsid w:val="00775B56"/>
    <w:rsid w:val="007805AE"/>
    <w:rsid w:val="007821A4"/>
    <w:rsid w:val="00784A12"/>
    <w:rsid w:val="007B1930"/>
    <w:rsid w:val="007B6CD4"/>
    <w:rsid w:val="007B77BD"/>
    <w:rsid w:val="007C43A4"/>
    <w:rsid w:val="007F0916"/>
    <w:rsid w:val="007F4562"/>
    <w:rsid w:val="00800547"/>
    <w:rsid w:val="008064B8"/>
    <w:rsid w:val="00807FE0"/>
    <w:rsid w:val="00815A9F"/>
    <w:rsid w:val="00816A8E"/>
    <w:rsid w:val="00817AD4"/>
    <w:rsid w:val="00820275"/>
    <w:rsid w:val="00820FD0"/>
    <w:rsid w:val="00847701"/>
    <w:rsid w:val="00847EBA"/>
    <w:rsid w:val="0085410D"/>
    <w:rsid w:val="00855E3C"/>
    <w:rsid w:val="0086099D"/>
    <w:rsid w:val="00872D1C"/>
    <w:rsid w:val="00874FEC"/>
    <w:rsid w:val="00875760"/>
    <w:rsid w:val="0088219B"/>
    <w:rsid w:val="0088410D"/>
    <w:rsid w:val="0089504F"/>
    <w:rsid w:val="00896690"/>
    <w:rsid w:val="008A74E2"/>
    <w:rsid w:val="008B6D4D"/>
    <w:rsid w:val="008C69FB"/>
    <w:rsid w:val="008D0363"/>
    <w:rsid w:val="008D2305"/>
    <w:rsid w:val="008F40CB"/>
    <w:rsid w:val="008F53E1"/>
    <w:rsid w:val="0090161B"/>
    <w:rsid w:val="00904664"/>
    <w:rsid w:val="00907968"/>
    <w:rsid w:val="00911EEB"/>
    <w:rsid w:val="00912720"/>
    <w:rsid w:val="00913501"/>
    <w:rsid w:val="00920CA3"/>
    <w:rsid w:val="009222AE"/>
    <w:rsid w:val="00923411"/>
    <w:rsid w:val="0092467B"/>
    <w:rsid w:val="00925A6A"/>
    <w:rsid w:val="00931E14"/>
    <w:rsid w:val="00946947"/>
    <w:rsid w:val="009542EE"/>
    <w:rsid w:val="00983118"/>
    <w:rsid w:val="00987E5D"/>
    <w:rsid w:val="009925B2"/>
    <w:rsid w:val="00997025"/>
    <w:rsid w:val="009A715C"/>
    <w:rsid w:val="009A7432"/>
    <w:rsid w:val="009B1712"/>
    <w:rsid w:val="009B6455"/>
    <w:rsid w:val="009C01AA"/>
    <w:rsid w:val="009C4654"/>
    <w:rsid w:val="009C5E4C"/>
    <w:rsid w:val="009E09D9"/>
    <w:rsid w:val="009E12CA"/>
    <w:rsid w:val="009E2543"/>
    <w:rsid w:val="009E3E90"/>
    <w:rsid w:val="009E43C8"/>
    <w:rsid w:val="009E4C18"/>
    <w:rsid w:val="009F42C6"/>
    <w:rsid w:val="00A036C4"/>
    <w:rsid w:val="00A03A3D"/>
    <w:rsid w:val="00A05583"/>
    <w:rsid w:val="00A12EB7"/>
    <w:rsid w:val="00A138BF"/>
    <w:rsid w:val="00A13C11"/>
    <w:rsid w:val="00A14B81"/>
    <w:rsid w:val="00A414F1"/>
    <w:rsid w:val="00A50D38"/>
    <w:rsid w:val="00A5289B"/>
    <w:rsid w:val="00A5300A"/>
    <w:rsid w:val="00A56EA1"/>
    <w:rsid w:val="00A61631"/>
    <w:rsid w:val="00A66115"/>
    <w:rsid w:val="00A67346"/>
    <w:rsid w:val="00A743C3"/>
    <w:rsid w:val="00A7715F"/>
    <w:rsid w:val="00A84C65"/>
    <w:rsid w:val="00A921B5"/>
    <w:rsid w:val="00AA4FA1"/>
    <w:rsid w:val="00AB42F2"/>
    <w:rsid w:val="00AB53F3"/>
    <w:rsid w:val="00AC0CA7"/>
    <w:rsid w:val="00AC2CA9"/>
    <w:rsid w:val="00AC3120"/>
    <w:rsid w:val="00AC3F87"/>
    <w:rsid w:val="00AC4C6E"/>
    <w:rsid w:val="00B011E0"/>
    <w:rsid w:val="00B051C0"/>
    <w:rsid w:val="00B11864"/>
    <w:rsid w:val="00B16AE9"/>
    <w:rsid w:val="00B533F9"/>
    <w:rsid w:val="00B54607"/>
    <w:rsid w:val="00B57586"/>
    <w:rsid w:val="00B607A4"/>
    <w:rsid w:val="00B66BA3"/>
    <w:rsid w:val="00B75786"/>
    <w:rsid w:val="00B8798B"/>
    <w:rsid w:val="00B937EA"/>
    <w:rsid w:val="00B94DC6"/>
    <w:rsid w:val="00B97048"/>
    <w:rsid w:val="00B97AFD"/>
    <w:rsid w:val="00BA076A"/>
    <w:rsid w:val="00BA2A71"/>
    <w:rsid w:val="00BB118B"/>
    <w:rsid w:val="00BB2094"/>
    <w:rsid w:val="00BB2B12"/>
    <w:rsid w:val="00BC297C"/>
    <w:rsid w:val="00BC2BA8"/>
    <w:rsid w:val="00BC593D"/>
    <w:rsid w:val="00BC5FC5"/>
    <w:rsid w:val="00BC73C0"/>
    <w:rsid w:val="00BD09F8"/>
    <w:rsid w:val="00BD4609"/>
    <w:rsid w:val="00BE118F"/>
    <w:rsid w:val="00C031A4"/>
    <w:rsid w:val="00C0351D"/>
    <w:rsid w:val="00C13587"/>
    <w:rsid w:val="00C2029E"/>
    <w:rsid w:val="00C26B2A"/>
    <w:rsid w:val="00C513AB"/>
    <w:rsid w:val="00C54894"/>
    <w:rsid w:val="00C70743"/>
    <w:rsid w:val="00C80494"/>
    <w:rsid w:val="00C83238"/>
    <w:rsid w:val="00C85CEF"/>
    <w:rsid w:val="00C97E8D"/>
    <w:rsid w:val="00CA56A9"/>
    <w:rsid w:val="00CB2A97"/>
    <w:rsid w:val="00CB7051"/>
    <w:rsid w:val="00CC3F6B"/>
    <w:rsid w:val="00CD11B3"/>
    <w:rsid w:val="00CD14D5"/>
    <w:rsid w:val="00CD5874"/>
    <w:rsid w:val="00CD6641"/>
    <w:rsid w:val="00CF069A"/>
    <w:rsid w:val="00CF742C"/>
    <w:rsid w:val="00D00C0A"/>
    <w:rsid w:val="00D00C81"/>
    <w:rsid w:val="00D01D7B"/>
    <w:rsid w:val="00D022AD"/>
    <w:rsid w:val="00D027CB"/>
    <w:rsid w:val="00D03E78"/>
    <w:rsid w:val="00D04E14"/>
    <w:rsid w:val="00D05CCB"/>
    <w:rsid w:val="00D07ADB"/>
    <w:rsid w:val="00D13008"/>
    <w:rsid w:val="00D15FCC"/>
    <w:rsid w:val="00D21397"/>
    <w:rsid w:val="00D32ACA"/>
    <w:rsid w:val="00D36480"/>
    <w:rsid w:val="00D40E33"/>
    <w:rsid w:val="00D64778"/>
    <w:rsid w:val="00D73744"/>
    <w:rsid w:val="00D74A1E"/>
    <w:rsid w:val="00D812C0"/>
    <w:rsid w:val="00D82A22"/>
    <w:rsid w:val="00D95C08"/>
    <w:rsid w:val="00DB7BDC"/>
    <w:rsid w:val="00DC1B90"/>
    <w:rsid w:val="00DC2915"/>
    <w:rsid w:val="00DC500B"/>
    <w:rsid w:val="00DC6407"/>
    <w:rsid w:val="00DE29DA"/>
    <w:rsid w:val="00DE53E0"/>
    <w:rsid w:val="00DF77A5"/>
    <w:rsid w:val="00DF7D0F"/>
    <w:rsid w:val="00E00682"/>
    <w:rsid w:val="00E1079F"/>
    <w:rsid w:val="00E22F70"/>
    <w:rsid w:val="00E31205"/>
    <w:rsid w:val="00E40CF2"/>
    <w:rsid w:val="00E60B13"/>
    <w:rsid w:val="00E61399"/>
    <w:rsid w:val="00E645DA"/>
    <w:rsid w:val="00E65EDF"/>
    <w:rsid w:val="00E730D9"/>
    <w:rsid w:val="00E7417A"/>
    <w:rsid w:val="00E834EE"/>
    <w:rsid w:val="00E85B77"/>
    <w:rsid w:val="00E910F0"/>
    <w:rsid w:val="00EA1B79"/>
    <w:rsid w:val="00EB031D"/>
    <w:rsid w:val="00ED7AEF"/>
    <w:rsid w:val="00EE0622"/>
    <w:rsid w:val="00EE0DD7"/>
    <w:rsid w:val="00EE1470"/>
    <w:rsid w:val="00EE1A80"/>
    <w:rsid w:val="00EE6C21"/>
    <w:rsid w:val="00EF17D1"/>
    <w:rsid w:val="00EF6896"/>
    <w:rsid w:val="00F05FAF"/>
    <w:rsid w:val="00F26B8F"/>
    <w:rsid w:val="00F34CA6"/>
    <w:rsid w:val="00F45207"/>
    <w:rsid w:val="00F525C8"/>
    <w:rsid w:val="00F52DD9"/>
    <w:rsid w:val="00F60E7A"/>
    <w:rsid w:val="00F619C9"/>
    <w:rsid w:val="00F74397"/>
    <w:rsid w:val="00F870BF"/>
    <w:rsid w:val="00F92CCF"/>
    <w:rsid w:val="00FA20AD"/>
    <w:rsid w:val="00FA3974"/>
    <w:rsid w:val="00FB0D75"/>
    <w:rsid w:val="00FB1AE6"/>
    <w:rsid w:val="00FB4446"/>
    <w:rsid w:val="00FB4E57"/>
    <w:rsid w:val="00FC05E3"/>
    <w:rsid w:val="00FD7493"/>
    <w:rsid w:val="00FD7E0A"/>
    <w:rsid w:val="00FE426A"/>
    <w:rsid w:val="00FF7D25"/>
    <w:rsid w:val="5C17F0F5"/>
    <w:rsid w:val="5FDE7442"/>
    <w:rsid w:val="7E666658"/>
    <w:rsid w:val="7FE6D618"/>
    <w:rsid w:val="BFFF579D"/>
    <w:rsid w:val="C7E8A410"/>
    <w:rsid w:val="CBB7FC6B"/>
    <w:rsid w:val="EFFFAB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仿宋_GB2312"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560" w:lineRule="exact"/>
      <w:ind w:firstLine="629"/>
      <w:jc w:val="both"/>
    </w:pPr>
    <w:rPr>
      <w:rFonts w:ascii="Times New Roman" w:hAnsi="Times New Roman" w:eastAsia="仿宋_GB2312" w:cstheme="minorBidi"/>
      <w:kern w:val="2"/>
      <w:sz w:val="32"/>
      <w:szCs w:val="3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spacing w:line="240" w:lineRule="atLeast"/>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spacing w:line="240" w:lineRule="atLeast"/>
      <w:jc w:val="center"/>
    </w:pPr>
    <w:rPr>
      <w:sz w:val="18"/>
      <w:szCs w:val="18"/>
    </w:rPr>
  </w:style>
  <w:style w:type="character" w:customStyle="1" w:styleId="6">
    <w:name w:val="页眉 Char"/>
    <w:basedOn w:val="5"/>
    <w:link w:val="3"/>
    <w:qFormat/>
    <w:uiPriority w:val="99"/>
    <w:rPr>
      <w:sz w:val="18"/>
      <w:szCs w:val="18"/>
    </w:rPr>
  </w:style>
  <w:style w:type="character" w:customStyle="1" w:styleId="7">
    <w:name w:val="页脚 Char"/>
    <w:basedOn w:val="5"/>
    <w:link w:val="2"/>
    <w:qFormat/>
    <w:uiPriority w:val="99"/>
    <w:rPr>
      <w:sz w:val="18"/>
      <w:szCs w:val="18"/>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Pages>
  <Words>125</Words>
  <Characters>718</Characters>
  <Lines>5</Lines>
  <Paragraphs>1</Paragraphs>
  <TotalTime>3</TotalTime>
  <ScaleCrop>false</ScaleCrop>
  <LinksUpToDate>false</LinksUpToDate>
  <CharactersWithSpaces>842</CharactersWithSpaces>
  <Application>WPS Office_11.8.2.9958_F1E327BC-269C-435d-A152-05C5408002CA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2022-05-30T01:30:00Z</dcterms:created>
  <dc:creator>蓝茂</dc:creator>
  <cp:lastModifiedBy>李微</cp:lastModifiedBy>
  <dcterms:modified xsi:type="dcterms:W3CDTF">2022-06-23T08:18:06Z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2052-11.8.2.9958</vt:lpwstr>
  </property>
</Properties>
</file>